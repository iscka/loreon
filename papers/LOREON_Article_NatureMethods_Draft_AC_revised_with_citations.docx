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E828" w14:textId="77777777" w:rsidR="006A2195" w:rsidRPr="00113901" w:rsidRDefault="00FF5A73" w:rsidP="00113901">
      <w:pPr>
        <w:spacing w:after="280"/>
        <w:jc w:val="both"/>
        <w:rPr>
          <w:rFonts w:ascii="Times New Roman" w:hAnsi="Times New Roman" w:cs="Times New Roman"/>
          <w:sz w:val="24"/>
          <w:szCs w:val="24"/>
          <w:lang w:val="en-GB"/>
        </w:rPr>
        <w:pPrChange w:id="0" w:author="Iscka iscka" w:date="2026-04-27T13:12:00Z" w16du:dateUtc="2026-04-27T11:12:00Z">
          <w:pPr>
            <w:spacing w:after="280"/>
          </w:pPr>
        </w:pPrChange>
      </w:pPr>
      <w:r w:rsidRPr="00113901">
        <w:rPr>
          <w:rFonts w:ascii="Times New Roman" w:hAnsi="Times New Roman" w:cs="Times New Roman"/>
          <w:b/>
          <w:bCs/>
          <w:color w:val="1F3864"/>
          <w:sz w:val="24"/>
          <w:szCs w:val="24"/>
          <w:lang w:val="en-GB"/>
        </w:rPr>
        <w:t>LOREON: An Open-Source, Cross-Platform Pipeline for Accessible Long-Read ONT Metabarcoding and Metagenomics in Standard Laboratory Settings</w:t>
      </w:r>
    </w:p>
    <w:p w14:paraId="2E514144" w14:textId="77777777" w:rsidR="006A2195" w:rsidRPr="00113901" w:rsidRDefault="00FF5A73" w:rsidP="00113901">
      <w:pPr>
        <w:spacing w:after="160"/>
        <w:jc w:val="both"/>
        <w:rPr>
          <w:rFonts w:ascii="Times New Roman" w:hAnsi="Times New Roman" w:cs="Times New Roman"/>
        </w:rPr>
        <w:pPrChange w:id="1" w:author="Iscka iscka" w:date="2026-04-27T13:12:00Z" w16du:dateUtc="2026-04-27T11:12:00Z">
          <w:pPr>
            <w:spacing w:after="160"/>
          </w:pPr>
        </w:pPrChange>
      </w:pPr>
      <w:r w:rsidRPr="00113901">
        <w:rPr>
          <w:rFonts w:ascii="Times New Roman" w:hAnsi="Times New Roman" w:cs="Times New Roman"/>
          <w:b/>
          <w:bCs/>
        </w:rPr>
        <w:t>Roberto Scarponi</w:t>
      </w:r>
      <w:r w:rsidRPr="00113901">
        <w:rPr>
          <w:rFonts w:ascii="Times New Roman" w:hAnsi="Times New Roman" w:cs="Times New Roman"/>
          <w:vertAlign w:val="superscript"/>
        </w:rPr>
        <w:t>1</w:t>
      </w:r>
      <w:r w:rsidRPr="00113901">
        <w:rPr>
          <w:rFonts w:ascii="Times New Roman" w:hAnsi="Times New Roman" w:cs="Times New Roman"/>
          <w:b/>
          <w:bCs/>
        </w:rPr>
        <w:t>, Angela Conti</w:t>
      </w:r>
      <w:proofErr w:type="gramStart"/>
      <w:r w:rsidRPr="00113901">
        <w:rPr>
          <w:rFonts w:ascii="Times New Roman" w:hAnsi="Times New Roman" w:cs="Times New Roman"/>
          <w:vertAlign w:val="superscript"/>
        </w:rPr>
        <w:t>1,*</w:t>
      </w:r>
      <w:proofErr w:type="gramEnd"/>
      <w:r w:rsidRPr="00113901">
        <w:rPr>
          <w:rFonts w:ascii="Times New Roman" w:hAnsi="Times New Roman" w:cs="Times New Roman"/>
          <w:b/>
          <w:bCs/>
        </w:rPr>
        <w:t>, Gianluigi Cardinali</w:t>
      </w:r>
      <w:proofErr w:type="gramStart"/>
      <w:r w:rsidRPr="00113901">
        <w:rPr>
          <w:rFonts w:ascii="Times New Roman" w:hAnsi="Times New Roman" w:cs="Times New Roman"/>
          <w:vertAlign w:val="superscript"/>
        </w:rPr>
        <w:t>1,*</w:t>
      </w:r>
      <w:proofErr w:type="gramEnd"/>
    </w:p>
    <w:p w14:paraId="7E419568" w14:textId="77777777" w:rsidR="006A2195" w:rsidRPr="00113901" w:rsidRDefault="00FF5A73" w:rsidP="00113901">
      <w:pPr>
        <w:spacing w:after="40"/>
        <w:jc w:val="both"/>
        <w:rPr>
          <w:rFonts w:ascii="Times New Roman" w:hAnsi="Times New Roman" w:cs="Times New Roman"/>
          <w:lang w:val="en-GB"/>
        </w:rPr>
        <w:pPrChange w:id="2" w:author="Iscka iscka" w:date="2026-04-27T13:12:00Z" w16du:dateUtc="2026-04-27T11:12:00Z">
          <w:pPr>
            <w:spacing w:after="40"/>
          </w:pPr>
        </w:pPrChange>
      </w:pPr>
      <w:r w:rsidRPr="00113901">
        <w:rPr>
          <w:rFonts w:ascii="Times New Roman" w:hAnsi="Times New Roman" w:cs="Times New Roman"/>
          <w:vertAlign w:val="superscript"/>
          <w:lang w:val="en-GB"/>
        </w:rPr>
        <w:t>1</w:t>
      </w:r>
      <w:r w:rsidRPr="00113901">
        <w:rPr>
          <w:rFonts w:ascii="Times New Roman" w:hAnsi="Times New Roman" w:cs="Times New Roman"/>
          <w:lang w:val="en-GB"/>
        </w:rPr>
        <w:t xml:space="preserve"> Department of Pharmaceutical Sciences, University of Perugia, 06123 Perugia, Italy</w:t>
      </w:r>
    </w:p>
    <w:p w14:paraId="350DB077" w14:textId="77777777" w:rsidR="006A2195" w:rsidRPr="00113901" w:rsidRDefault="00FF5A73" w:rsidP="00113901">
      <w:pPr>
        <w:spacing w:after="320"/>
        <w:jc w:val="both"/>
        <w:rPr>
          <w:rFonts w:ascii="Times New Roman" w:hAnsi="Times New Roman" w:cs="Times New Roman"/>
          <w:lang w:val="en-GB"/>
        </w:rPr>
        <w:pPrChange w:id="3" w:author="Iscka iscka" w:date="2026-04-27T13:12:00Z" w16du:dateUtc="2026-04-27T11:12:00Z">
          <w:pPr>
            <w:spacing w:after="320"/>
          </w:pPr>
        </w:pPrChange>
      </w:pPr>
      <w:r w:rsidRPr="00113901">
        <w:rPr>
          <w:rFonts w:ascii="Times New Roman" w:hAnsi="Times New Roman" w:cs="Times New Roman"/>
          <w:color w:val="444444"/>
          <w:lang w:val="en-GB"/>
        </w:rPr>
        <w:t>* Corresponding authors: angela.conti@unipg.it; gianluigi.cardinali@unipg.it</w:t>
      </w:r>
    </w:p>
    <w:p w14:paraId="69379E78" w14:textId="77777777" w:rsidR="006A2195" w:rsidRPr="00113901" w:rsidRDefault="006A2195" w:rsidP="00113901">
      <w:pPr>
        <w:pBdr>
          <w:bottom w:val="single" w:sz="8" w:space="1" w:color="1F3864"/>
        </w:pBdr>
        <w:spacing w:after="320"/>
        <w:jc w:val="both"/>
        <w:rPr>
          <w:rFonts w:ascii="Times New Roman" w:hAnsi="Times New Roman" w:cs="Times New Roman"/>
          <w:lang w:val="en-GB"/>
        </w:rPr>
        <w:pPrChange w:id="4" w:author="Iscka iscka" w:date="2026-04-27T13:12:00Z" w16du:dateUtc="2026-04-27T11:12:00Z">
          <w:pPr>
            <w:pBdr>
              <w:bottom w:val="single" w:sz="8" w:space="1" w:color="1F3864"/>
            </w:pBdr>
            <w:spacing w:after="320"/>
          </w:pPr>
        </w:pPrChange>
      </w:pPr>
    </w:p>
    <w:p w14:paraId="15C74840" w14:textId="77777777" w:rsidR="006A2195" w:rsidRPr="00113901" w:rsidRDefault="00FF5A73" w:rsidP="00113901">
      <w:pPr>
        <w:spacing w:after="120"/>
        <w:jc w:val="both"/>
        <w:rPr>
          <w:rFonts w:ascii="Times New Roman" w:hAnsi="Times New Roman" w:cs="Times New Roman"/>
          <w:lang w:val="en-GB"/>
        </w:rPr>
        <w:pPrChange w:id="5" w:author="Iscka iscka" w:date="2026-04-27T13:12:00Z" w16du:dateUtc="2026-04-27T11:12:00Z">
          <w:pPr>
            <w:spacing w:after="120"/>
          </w:pPr>
        </w:pPrChange>
      </w:pPr>
      <w:r w:rsidRPr="00113901">
        <w:rPr>
          <w:rFonts w:ascii="Times New Roman" w:hAnsi="Times New Roman" w:cs="Times New Roman"/>
          <w:b/>
          <w:bCs/>
          <w:color w:val="1F3864"/>
          <w:lang w:val="en-GB"/>
        </w:rPr>
        <w:t>Abstract</w:t>
      </w:r>
    </w:p>
    <w:p w14:paraId="192B6CE2" w14:textId="5EF06F01" w:rsidR="006A2195" w:rsidRPr="00113901" w:rsidRDefault="00FF5A73" w:rsidP="00113901">
      <w:pPr>
        <w:spacing w:before="80" w:after="80" w:line="276" w:lineRule="auto"/>
        <w:jc w:val="both"/>
        <w:rPr>
          <w:rFonts w:ascii="Times New Roman" w:hAnsi="Times New Roman" w:cs="Times New Roman"/>
          <w:lang w:val="en-GB"/>
        </w:rPr>
        <w:pPrChange w:id="6"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Long-read sequencing with Oxford Nanopore Technologies (ONT) </w:t>
      </w:r>
      <w:proofErr w:type="spellStart"/>
      <w:r w:rsidRPr="00113901">
        <w:rPr>
          <w:rFonts w:ascii="Times New Roman" w:hAnsi="Times New Roman" w:cs="Times New Roman"/>
          <w:lang w:val="en-GB"/>
        </w:rPr>
        <w:t>MinION</w:t>
      </w:r>
      <w:proofErr w:type="spellEnd"/>
      <w:r w:rsidRPr="00113901">
        <w:rPr>
          <w:rFonts w:ascii="Times New Roman" w:hAnsi="Times New Roman" w:cs="Times New Roman"/>
          <w:lang w:val="en-GB"/>
        </w:rPr>
        <w:t xml:space="preserve"> has emerged as a transformative approach for metagenomic and metabarcoding analyses, offering portable deployment, real-time data generation, and read lengths exceeding 50 kb. However, bioinformatics processing of ONT amplicon data typically demands command-line proficiency, access to high-performance computing (HPC) clusters, and substantial infrastructure overhead, creating significant barriers for standard microbiology laboratories. Here we introduce LOREON (</w:t>
      </w:r>
      <w:r w:rsidRPr="00113901">
        <w:rPr>
          <w:rFonts w:ascii="Times New Roman" w:hAnsi="Times New Roman" w:cs="Times New Roman"/>
          <w:i/>
          <w:iCs/>
          <w:lang w:val="en-GB"/>
        </w:rPr>
        <w:t xml:space="preserve">Long-Read ONT </w:t>
      </w:r>
      <w:proofErr w:type="spellStart"/>
      <w:r w:rsidRPr="00113901">
        <w:rPr>
          <w:rFonts w:ascii="Times New Roman" w:hAnsi="Times New Roman" w:cs="Times New Roman"/>
          <w:i/>
          <w:iCs/>
          <w:lang w:val="en-GB"/>
        </w:rPr>
        <w:t>meta</w:t>
      </w:r>
      <w:r w:rsidR="008C39E2" w:rsidRPr="00113901">
        <w:rPr>
          <w:rFonts w:ascii="Times New Roman" w:hAnsi="Times New Roman" w:cs="Times New Roman"/>
          <w:i/>
          <w:iCs/>
          <w:lang w:val="en-GB"/>
        </w:rPr>
        <w:t>barcoding</w:t>
      </w:r>
      <w:r w:rsidRPr="00113901">
        <w:rPr>
          <w:rFonts w:ascii="Times New Roman" w:hAnsi="Times New Roman" w:cs="Times New Roman"/>
          <w:i/>
          <w:iCs/>
          <w:lang w:val="en-GB"/>
        </w:rPr>
        <w:t>c</w:t>
      </w:r>
      <w:proofErr w:type="spellEnd"/>
      <w:r w:rsidRPr="00113901">
        <w:rPr>
          <w:rFonts w:ascii="Times New Roman" w:hAnsi="Times New Roman" w:cs="Times New Roman"/>
          <w:i/>
          <w:iCs/>
          <w:lang w:val="en-GB"/>
        </w:rPr>
        <w:t xml:space="preserve"> pipeline</w:t>
      </w:r>
      <w:r w:rsidRPr="00113901">
        <w:rPr>
          <w:rFonts w:ascii="Times New Roman" w:hAnsi="Times New Roman" w:cs="Times New Roman"/>
          <w:lang w:val="en-GB"/>
        </w:rPr>
        <w:t xml:space="preserve">), an open-source, cross-platform application that integrates length-based quality filtering, parallel reference-based alignment via minimap2, and in-memory OTU aggregation powered by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 xml:space="preserve"> into a single graphical-interface tool deployable on macOS, Linux, and Windows without specialist expertise or HPC infrastructure. LOREON supports three metabarcoding strategies: the standard ITS1–5.8S–ITS2 amplicon (~400–1,800 bp), the extended ultra-long ITS–LSU amplicon (1,000–5,000 bp), and the 16S rRNA gene, enabling simultaneous fungal and bacterial community profiling with a single application. Benchmarks against fungal mock communities) and </w:t>
      </w:r>
      <w:proofErr w:type="gramStart"/>
      <w:r w:rsidR="008C39E2" w:rsidRPr="00113901">
        <w:rPr>
          <w:rFonts w:ascii="Times New Roman" w:hAnsi="Times New Roman" w:cs="Times New Roman"/>
          <w:lang w:val="en-GB"/>
        </w:rPr>
        <w:t xml:space="preserve">a </w:t>
      </w:r>
      <w:r w:rsidRPr="00113901">
        <w:rPr>
          <w:rFonts w:ascii="Times New Roman" w:hAnsi="Times New Roman" w:cs="Times New Roman"/>
          <w:lang w:val="en-GB"/>
        </w:rPr>
        <w:t xml:space="preserve"> 16</w:t>
      </w:r>
      <w:proofErr w:type="gramEnd"/>
      <w:r w:rsidRPr="00113901">
        <w:rPr>
          <w:rFonts w:ascii="Times New Roman" w:hAnsi="Times New Roman" w:cs="Times New Roman"/>
          <w:lang w:val="en-GB"/>
        </w:rPr>
        <w:t xml:space="preserve">S </w:t>
      </w:r>
      <w:proofErr w:type="spellStart"/>
      <w:proofErr w:type="gramStart"/>
      <w:r w:rsidR="00A0751A" w:rsidRPr="00113901">
        <w:rPr>
          <w:rFonts w:ascii="Times New Roman" w:hAnsi="Times New Roman" w:cs="Times New Roman"/>
          <w:lang w:val="en-GB"/>
        </w:rPr>
        <w:t>syntethic</w:t>
      </w:r>
      <w:proofErr w:type="spellEnd"/>
      <w:r w:rsidR="00A0751A" w:rsidRPr="00113901">
        <w:rPr>
          <w:rFonts w:ascii="Times New Roman" w:hAnsi="Times New Roman" w:cs="Times New Roman"/>
          <w:lang w:val="en-GB"/>
        </w:rPr>
        <w:t xml:space="preserve">  </w:t>
      </w:r>
      <w:r w:rsidRPr="00113901">
        <w:rPr>
          <w:rFonts w:ascii="Times New Roman" w:hAnsi="Times New Roman" w:cs="Times New Roman"/>
          <w:lang w:val="en-GB"/>
        </w:rPr>
        <w:t>mock</w:t>
      </w:r>
      <w:proofErr w:type="gramEnd"/>
      <w:r w:rsidRPr="00113901">
        <w:rPr>
          <w:rFonts w:ascii="Times New Roman" w:hAnsi="Times New Roman" w:cs="Times New Roman"/>
          <w:lang w:val="en-GB"/>
        </w:rPr>
        <w:t xml:space="preserve"> community demonstrate high precision, recall, and F1 scores across all three marker strategies, with extended ITS reads substantially reducing false-positive species assignments. Computational benchmarking on three consumer-grade machines confirmed analyses of ~100,000 reads in under 10 minutes and ~470,000 reads in under 7 minutes on an Apple M4 Pro </w:t>
      </w:r>
      <w:proofErr w:type="spellStart"/>
      <w:r w:rsidR="00A0751A" w:rsidRPr="00113901">
        <w:rPr>
          <w:rFonts w:ascii="Times New Roman" w:hAnsi="Times New Roman" w:cs="Times New Roman"/>
          <w:lang w:val="en-GB"/>
        </w:rPr>
        <w:t>macbook</w:t>
      </w:r>
      <w:proofErr w:type="spellEnd"/>
      <w:r w:rsidRPr="00113901">
        <w:rPr>
          <w:rFonts w:ascii="Times New Roman" w:hAnsi="Times New Roman" w:cs="Times New Roman"/>
          <w:lang w:val="en-GB"/>
        </w:rPr>
        <w:t xml:space="preserve">. </w:t>
      </w:r>
      <w:r w:rsidR="008C39E2" w:rsidRPr="00113901">
        <w:rPr>
          <w:rFonts w:ascii="Times New Roman" w:hAnsi="Times New Roman" w:cs="Times New Roman"/>
          <w:lang w:val="en-GB"/>
        </w:rPr>
        <w:t>Comparable results were obtained</w:t>
      </w:r>
      <w:r w:rsidRPr="00113901">
        <w:rPr>
          <w:rFonts w:ascii="Times New Roman" w:hAnsi="Times New Roman" w:cs="Times New Roman"/>
          <w:lang w:val="en-GB"/>
        </w:rPr>
        <w:t xml:space="preserve"> with the EPI2ME wf-16s workflow on identical hardware and data (~958,000 reads) demonstrated equivalent total analysis time (56.8 vs. 60.1 minutes) while reducing orchestration overhead 32-fold (3.8 s vs. 123.5 s) and peak memory consumption 1.4-fold (3.7 GB vs. 5.2 GB). LOREON bridges a critical accessibility gap in </w:t>
      </w:r>
      <w:r w:rsidR="008C39E2" w:rsidRPr="00113901">
        <w:rPr>
          <w:rFonts w:ascii="Times New Roman" w:hAnsi="Times New Roman" w:cs="Times New Roman"/>
          <w:lang w:val="en-GB"/>
        </w:rPr>
        <w:t xml:space="preserve">environmental </w:t>
      </w:r>
      <w:r w:rsidRPr="00113901">
        <w:rPr>
          <w:rFonts w:ascii="Times New Roman" w:hAnsi="Times New Roman" w:cs="Times New Roman"/>
          <w:lang w:val="en-GB"/>
        </w:rPr>
        <w:t xml:space="preserve">research, enabling </w:t>
      </w:r>
      <w:r w:rsidR="008C39E2" w:rsidRPr="00113901">
        <w:rPr>
          <w:rFonts w:ascii="Times New Roman" w:hAnsi="Times New Roman" w:cs="Times New Roman"/>
          <w:lang w:val="en-GB"/>
        </w:rPr>
        <w:t>complex</w:t>
      </w:r>
      <w:r w:rsidRPr="00113901">
        <w:rPr>
          <w:rFonts w:ascii="Times New Roman" w:hAnsi="Times New Roman" w:cs="Times New Roman"/>
          <w:lang w:val="en-GB"/>
        </w:rPr>
        <w:t xml:space="preserve"> community profiling in any laboratory setting.</w:t>
      </w:r>
    </w:p>
    <w:p w14:paraId="31FCE555" w14:textId="77777777" w:rsidR="006A2195" w:rsidRPr="00113901" w:rsidRDefault="006A2195" w:rsidP="00113901">
      <w:pPr>
        <w:spacing w:before="120" w:after="120"/>
        <w:jc w:val="both"/>
        <w:rPr>
          <w:rFonts w:ascii="Times New Roman" w:hAnsi="Times New Roman" w:cs="Times New Roman"/>
          <w:lang w:val="en-GB"/>
        </w:rPr>
        <w:pPrChange w:id="7" w:author="Iscka iscka" w:date="2026-04-27T13:12:00Z" w16du:dateUtc="2026-04-27T11:12:00Z">
          <w:pPr>
            <w:spacing w:before="120" w:after="120"/>
          </w:pPr>
        </w:pPrChange>
      </w:pPr>
    </w:p>
    <w:p w14:paraId="4DF6AF71" w14:textId="77777777" w:rsidR="006A2195" w:rsidRPr="00113901" w:rsidRDefault="00FF5A73" w:rsidP="00113901">
      <w:pPr>
        <w:spacing w:after="320"/>
        <w:jc w:val="both"/>
        <w:rPr>
          <w:rFonts w:ascii="Times New Roman" w:hAnsi="Times New Roman" w:cs="Times New Roman"/>
          <w:lang w:val="en-GB"/>
        </w:rPr>
        <w:pPrChange w:id="8" w:author="Iscka iscka" w:date="2026-04-27T13:12:00Z" w16du:dateUtc="2026-04-27T11:12:00Z">
          <w:pPr>
            <w:spacing w:after="320"/>
          </w:pPr>
        </w:pPrChange>
      </w:pPr>
      <w:r w:rsidRPr="00113901">
        <w:rPr>
          <w:rFonts w:ascii="Times New Roman" w:hAnsi="Times New Roman" w:cs="Times New Roman"/>
          <w:b/>
          <w:bCs/>
          <w:lang w:val="en-GB"/>
        </w:rPr>
        <w:t xml:space="preserve">Keywords: </w:t>
      </w:r>
      <w:r w:rsidRPr="00113901">
        <w:rPr>
          <w:rFonts w:ascii="Times New Roman" w:hAnsi="Times New Roman" w:cs="Times New Roman"/>
          <w:i/>
          <w:iCs/>
          <w:lang w:val="en-GB"/>
        </w:rPr>
        <w:t>Oxford Nanopore Technologies; metagenomics; metabarcoding; ITS; 16S rRNA; bioinformatics pipeline; graphical user interface; fungal diversity</w:t>
      </w:r>
    </w:p>
    <w:p w14:paraId="0BB5596C" w14:textId="77777777" w:rsidR="006A2195" w:rsidRPr="00113901" w:rsidRDefault="006A2195" w:rsidP="00113901">
      <w:pPr>
        <w:pBdr>
          <w:bottom w:val="single" w:sz="8" w:space="1" w:color="1F3864"/>
        </w:pBdr>
        <w:spacing w:after="320"/>
        <w:jc w:val="both"/>
        <w:rPr>
          <w:rFonts w:ascii="Times New Roman" w:hAnsi="Times New Roman" w:cs="Times New Roman"/>
          <w:lang w:val="en-GB"/>
        </w:rPr>
        <w:pPrChange w:id="9" w:author="Iscka iscka" w:date="2026-04-27T13:12:00Z" w16du:dateUtc="2026-04-27T11:12:00Z">
          <w:pPr>
            <w:pBdr>
              <w:bottom w:val="single" w:sz="8" w:space="1" w:color="1F3864"/>
            </w:pBdr>
            <w:spacing w:after="320"/>
          </w:pPr>
        </w:pPrChange>
      </w:pPr>
    </w:p>
    <w:p w14:paraId="7C79D47B" w14:textId="77777777" w:rsidR="00A0751A" w:rsidRPr="00113901" w:rsidRDefault="00A0751A" w:rsidP="00113901">
      <w:pPr>
        <w:pStyle w:val="Titolo1"/>
        <w:jc w:val="both"/>
        <w:rPr>
          <w:rFonts w:ascii="Times New Roman" w:hAnsi="Times New Roman" w:cs="Times New Roman"/>
          <w:sz w:val="22"/>
          <w:szCs w:val="22"/>
          <w:lang w:val="en-GB"/>
        </w:rPr>
        <w:pPrChange w:id="10" w:author="Iscka iscka" w:date="2026-04-27T13:12:00Z" w16du:dateUtc="2026-04-27T11:12:00Z">
          <w:pPr>
            <w:pStyle w:val="Titolo1"/>
          </w:pPr>
        </w:pPrChange>
      </w:pPr>
    </w:p>
    <w:p w14:paraId="7A5B31B9" w14:textId="77777777" w:rsidR="00A0751A" w:rsidRPr="00113901" w:rsidRDefault="00A0751A" w:rsidP="00113901">
      <w:pPr>
        <w:pStyle w:val="Titolo1"/>
        <w:jc w:val="both"/>
        <w:rPr>
          <w:ins w:id="11" w:author="Iscka iscka" w:date="2026-04-27T13:12:00Z" w16du:dateUtc="2026-04-27T11:12:00Z"/>
          <w:rFonts w:ascii="Times New Roman" w:hAnsi="Times New Roman" w:cs="Times New Roman"/>
          <w:sz w:val="22"/>
          <w:szCs w:val="22"/>
          <w:lang w:val="en-GB"/>
        </w:rPr>
        <w:pPrChange w:id="12" w:author="Iscka iscka" w:date="2026-04-27T13:12:00Z" w16du:dateUtc="2026-04-27T11:12:00Z">
          <w:pPr>
            <w:pStyle w:val="Titolo1"/>
          </w:pPr>
        </w:pPrChange>
      </w:pPr>
    </w:p>
    <w:p w14:paraId="0141F14F" w14:textId="77777777" w:rsidR="00113901" w:rsidRPr="00113901" w:rsidRDefault="00113901" w:rsidP="00113901">
      <w:pPr>
        <w:pStyle w:val="Titolo1"/>
        <w:jc w:val="both"/>
        <w:rPr>
          <w:ins w:id="13" w:author="Iscka iscka" w:date="2026-04-27T13:12:00Z" w16du:dateUtc="2026-04-27T11:12:00Z"/>
          <w:rFonts w:ascii="Times New Roman" w:hAnsi="Times New Roman" w:cs="Times New Roman"/>
          <w:sz w:val="22"/>
          <w:szCs w:val="22"/>
          <w:lang w:val="en-GB"/>
        </w:rPr>
        <w:pPrChange w:id="14" w:author="Iscka iscka" w:date="2026-04-27T13:12:00Z" w16du:dateUtc="2026-04-27T11:12:00Z">
          <w:pPr>
            <w:pStyle w:val="Titolo1"/>
          </w:pPr>
        </w:pPrChange>
      </w:pPr>
    </w:p>
    <w:p w14:paraId="5A4A86D0" w14:textId="77777777" w:rsidR="00113901" w:rsidRPr="00113901" w:rsidRDefault="00113901" w:rsidP="00113901">
      <w:pPr>
        <w:pStyle w:val="Titolo1"/>
        <w:jc w:val="both"/>
        <w:rPr>
          <w:rFonts w:ascii="Times New Roman" w:hAnsi="Times New Roman" w:cs="Times New Roman"/>
          <w:sz w:val="22"/>
          <w:szCs w:val="22"/>
          <w:lang w:val="en-GB"/>
        </w:rPr>
        <w:pPrChange w:id="15" w:author="Iscka iscka" w:date="2026-04-27T13:12:00Z" w16du:dateUtc="2026-04-27T11:12:00Z">
          <w:pPr>
            <w:pStyle w:val="Titolo1"/>
          </w:pPr>
        </w:pPrChange>
      </w:pPr>
    </w:p>
    <w:p w14:paraId="47342FC5" w14:textId="68D97B47" w:rsidR="006A2195" w:rsidRPr="00113901" w:rsidRDefault="00FF5A73" w:rsidP="00113901">
      <w:pPr>
        <w:pStyle w:val="Titolo1"/>
        <w:jc w:val="both"/>
        <w:rPr>
          <w:rFonts w:ascii="Times New Roman" w:hAnsi="Times New Roman" w:cs="Times New Roman"/>
          <w:sz w:val="22"/>
          <w:szCs w:val="22"/>
          <w:lang w:val="en-GB"/>
        </w:rPr>
        <w:pPrChange w:id="16" w:author="Iscka iscka" w:date="2026-04-27T13:12:00Z" w16du:dateUtc="2026-04-27T11:12:00Z">
          <w:pPr>
            <w:pStyle w:val="Titolo1"/>
          </w:pPr>
        </w:pPrChange>
      </w:pPr>
      <w:r w:rsidRPr="00113901">
        <w:rPr>
          <w:rFonts w:ascii="Times New Roman" w:hAnsi="Times New Roman" w:cs="Times New Roman"/>
          <w:sz w:val="22"/>
          <w:szCs w:val="22"/>
          <w:lang w:val="en-GB"/>
        </w:rPr>
        <w:lastRenderedPageBreak/>
        <w:t>1. Introduction</w:t>
      </w:r>
    </w:p>
    <w:p w14:paraId="38196080" w14:textId="77777777" w:rsidR="006A2195" w:rsidRPr="00113901" w:rsidRDefault="00FF5A73" w:rsidP="00113901">
      <w:pPr>
        <w:spacing w:before="80" w:after="80" w:line="276" w:lineRule="auto"/>
        <w:jc w:val="both"/>
        <w:rPr>
          <w:rFonts w:ascii="Times New Roman" w:hAnsi="Times New Roman" w:cs="Times New Roman"/>
          <w:lang w:val="en-GB"/>
        </w:rPr>
        <w:pPrChange w:id="17" w:author="Iscka iscka" w:date="2026-04-27T13:12:00Z" w16du:dateUtc="2026-04-27T11:12:00Z">
          <w:pPr>
            <w:spacing w:before="80" w:after="80" w:line="276" w:lineRule="auto"/>
          </w:pPr>
        </w:pPrChange>
      </w:pPr>
      <w:r w:rsidRPr="00113901">
        <w:rPr>
          <w:rFonts w:ascii="Times New Roman" w:hAnsi="Times New Roman" w:cs="Times New Roman"/>
          <w:lang w:val="en-GB"/>
        </w:rPr>
        <w:t>The study of microbial community composition is fundamental to understanding ecological dynamics, clinical disease, environmental health, and agricultural productivity</w:t>
      </w:r>
      <w:r w:rsidRPr="00113901">
        <w:rPr>
          <w:rFonts w:ascii="Times New Roman" w:hAnsi="Times New Roman" w:cs="Times New Roman"/>
          <w:i/>
          <w:lang w:val="en-GB"/>
        </w:rPr>
        <w:t xml:space="preserve"> (Cardinali et al., 2017)</w:t>
      </w:r>
      <w:r w:rsidRPr="00113901">
        <w:rPr>
          <w:rFonts w:ascii="Times New Roman" w:hAnsi="Times New Roman" w:cs="Times New Roman"/>
          <w:vertAlign w:val="superscript"/>
          <w:lang w:val="en-GB"/>
        </w:rPr>
        <w:t>1</w:t>
      </w:r>
      <w:r w:rsidRPr="00113901">
        <w:rPr>
          <w:rFonts w:ascii="Times New Roman" w:hAnsi="Times New Roman" w:cs="Times New Roman"/>
          <w:lang w:val="en-GB"/>
        </w:rPr>
        <w:t>. High-throughput sequencing of taxonomic marker genes—metabarcoding—has become the dominant methodology for this purpose</w:t>
      </w:r>
      <w:r w:rsidRPr="00113901">
        <w:rPr>
          <w:rFonts w:ascii="Times New Roman" w:hAnsi="Times New Roman" w:cs="Times New Roman"/>
          <w:i/>
          <w:lang w:val="en-GB"/>
        </w:rPr>
        <w:t xml:space="preserve"> (Deiner et al., 2017; Liu et al., 2025)</w:t>
      </w:r>
      <w:r w:rsidRPr="00113901">
        <w:rPr>
          <w:rFonts w:ascii="Times New Roman" w:hAnsi="Times New Roman" w:cs="Times New Roman"/>
          <w:vertAlign w:val="superscript"/>
          <w:lang w:val="en-GB"/>
        </w:rPr>
        <w:t>2,3</w:t>
      </w:r>
      <w:r w:rsidRPr="00113901">
        <w:rPr>
          <w:rFonts w:ascii="Times New Roman" w:hAnsi="Times New Roman" w:cs="Times New Roman"/>
          <w:lang w:val="en-GB"/>
        </w:rPr>
        <w:t xml:space="preserve">, with the Internal Transcribed Spacer (ITS) region serving as the universal barcode for fungi </w:t>
      </w:r>
      <w:r w:rsidRPr="00113901">
        <w:rPr>
          <w:rFonts w:ascii="Times New Roman" w:hAnsi="Times New Roman" w:cs="Times New Roman"/>
          <w:i/>
          <w:lang w:val="en-GB"/>
          <w:rPrChange w:id="18" w:author="Iscka iscka" w:date="2026-04-27T13:12:00Z" w16du:dateUtc="2026-04-27T11:12:00Z">
            <w:rPr>
              <w:rFonts w:ascii="Times New Roman" w:hAnsi="Times New Roman" w:cs="Times New Roman"/>
              <w:i/>
              <w:highlight w:val="yellow"/>
              <w:lang w:val="en-GB"/>
            </w:rPr>
          </w:rPrChange>
        </w:rPr>
        <w:t>(Schoch et al., 2012)</w:t>
      </w:r>
      <w:r w:rsidRPr="00113901">
        <w:rPr>
          <w:rFonts w:ascii="Times New Roman" w:hAnsi="Times New Roman" w:cs="Times New Roman"/>
          <w:vertAlign w:val="superscript"/>
          <w:lang w:val="en-GB"/>
          <w:rPrChange w:id="19" w:author="Iscka iscka" w:date="2026-04-27T13:12:00Z" w16du:dateUtc="2026-04-27T11:12:00Z">
            <w:rPr>
              <w:rFonts w:ascii="Times New Roman" w:hAnsi="Times New Roman" w:cs="Times New Roman"/>
              <w:highlight w:val="yellow"/>
              <w:vertAlign w:val="superscript"/>
              <w:lang w:val="en-GB"/>
            </w:rPr>
          </w:rPrChange>
        </w:rPr>
        <w:t>4</w:t>
      </w:r>
      <w:r w:rsidRPr="00113901">
        <w:rPr>
          <w:rFonts w:ascii="Times New Roman" w:hAnsi="Times New Roman" w:cs="Times New Roman"/>
          <w:lang w:val="en-GB"/>
        </w:rPr>
        <w:t xml:space="preserve"> and the 16S rRNA gene for bacteria and archaea </w:t>
      </w:r>
      <w:r w:rsidRPr="00113901">
        <w:rPr>
          <w:rFonts w:ascii="Times New Roman" w:hAnsi="Times New Roman" w:cs="Times New Roman"/>
          <w:i/>
          <w:lang w:val="en-GB"/>
        </w:rPr>
        <w:t>(Bolyen et al., 2019)</w:t>
      </w:r>
      <w:r w:rsidRPr="00113901">
        <w:rPr>
          <w:rFonts w:ascii="Times New Roman" w:hAnsi="Times New Roman" w:cs="Times New Roman"/>
          <w:vertAlign w:val="superscript"/>
          <w:lang w:val="en-GB"/>
        </w:rPr>
        <w:t>5</w:t>
      </w:r>
      <w:r w:rsidRPr="00113901">
        <w:rPr>
          <w:rFonts w:ascii="Times New Roman" w:hAnsi="Times New Roman" w:cs="Times New Roman"/>
          <w:lang w:val="en-GB"/>
        </w:rPr>
        <w:t xml:space="preserve">. The introduction of Oxford Nanopore Technologies (ONT) long-read sequencing platforms, particularly the portable </w:t>
      </w:r>
      <w:proofErr w:type="spellStart"/>
      <w:r w:rsidRPr="00113901">
        <w:rPr>
          <w:rFonts w:ascii="Times New Roman" w:hAnsi="Times New Roman" w:cs="Times New Roman"/>
          <w:lang w:val="en-GB"/>
        </w:rPr>
        <w:t>MinION</w:t>
      </w:r>
      <w:proofErr w:type="spellEnd"/>
      <w:r w:rsidRPr="00113901">
        <w:rPr>
          <w:rFonts w:ascii="Times New Roman" w:hAnsi="Times New Roman" w:cs="Times New Roman"/>
          <w:lang w:val="en-GB"/>
        </w:rPr>
        <w:t xml:space="preserve"> device, has further expanded the accessibility of sequencing to field laboratories and resource-limited settings </w:t>
      </w:r>
      <w:r w:rsidRPr="00113901">
        <w:rPr>
          <w:rFonts w:ascii="Times New Roman" w:hAnsi="Times New Roman" w:cs="Times New Roman"/>
          <w:i/>
          <w:lang w:val="en-GB"/>
        </w:rPr>
        <w:t>(Jain et al., 2016)</w:t>
      </w:r>
      <w:r w:rsidRPr="00113901">
        <w:rPr>
          <w:rFonts w:ascii="Times New Roman" w:hAnsi="Times New Roman" w:cs="Times New Roman"/>
          <w:vertAlign w:val="superscript"/>
          <w:lang w:val="en-GB"/>
        </w:rPr>
        <w:t>6</w:t>
      </w:r>
      <w:r w:rsidRPr="00113901">
        <w:rPr>
          <w:rFonts w:ascii="Times New Roman" w:hAnsi="Times New Roman" w:cs="Times New Roman"/>
          <w:lang w:val="en-GB"/>
        </w:rPr>
        <w:t xml:space="preserve">. Unlike short-read Illumina approaches that typically sequence only a ~250 bp fragment of the ITS or 16S gene, ONT can generate reads spanning the complete ITS1–5.8S–ITS2–LSU region (up to 5 kb), providing substantially improved taxonomic resolution and discriminatory power </w:t>
      </w:r>
      <w:r w:rsidRPr="00113901">
        <w:rPr>
          <w:rFonts w:ascii="Times New Roman" w:hAnsi="Times New Roman" w:cs="Times New Roman"/>
          <w:i/>
          <w:lang w:val="en-GB"/>
        </w:rPr>
        <w:t>(Tedersoo et al., 2022; Heeger et al., 2018)</w:t>
      </w:r>
      <w:r w:rsidRPr="00113901">
        <w:rPr>
          <w:rFonts w:ascii="Times New Roman" w:hAnsi="Times New Roman" w:cs="Times New Roman"/>
          <w:vertAlign w:val="superscript"/>
          <w:lang w:val="en-GB"/>
        </w:rPr>
        <w:t>7,8</w:t>
      </w:r>
      <w:r w:rsidRPr="00113901">
        <w:rPr>
          <w:rFonts w:ascii="Times New Roman" w:hAnsi="Times New Roman" w:cs="Times New Roman"/>
          <w:i/>
          <w:lang w:val="en-GB"/>
        </w:rPr>
        <w:t xml:space="preserve"> (Portik et al., 2022; Pearman et al., 2020)</w:t>
      </w:r>
      <w:r w:rsidRPr="00113901">
        <w:rPr>
          <w:rFonts w:ascii="Times New Roman" w:hAnsi="Times New Roman" w:cs="Times New Roman"/>
          <w:vertAlign w:val="superscript"/>
          <w:lang w:val="en-GB"/>
        </w:rPr>
        <w:t>9,10</w:t>
      </w:r>
      <w:r w:rsidRPr="00113901">
        <w:rPr>
          <w:rFonts w:ascii="Times New Roman" w:hAnsi="Times New Roman" w:cs="Times New Roman"/>
          <w:lang w:val="en-GB"/>
        </w:rPr>
        <w:t>.</w:t>
      </w:r>
    </w:p>
    <w:p w14:paraId="4097D05D" w14:textId="48DF5BBE" w:rsidR="006A2195" w:rsidRPr="00113901" w:rsidRDefault="00FF5A73" w:rsidP="00113901">
      <w:pPr>
        <w:spacing w:before="80" w:after="80" w:line="276" w:lineRule="auto"/>
        <w:jc w:val="both"/>
        <w:rPr>
          <w:rFonts w:ascii="Times New Roman" w:hAnsi="Times New Roman" w:cs="Times New Roman"/>
          <w:lang w:val="en-GB"/>
        </w:rPr>
        <w:pPrChange w:id="20"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Despite this technical democratization in the sequencing step, the downstream bioinformatics processing of ONT metabarcoding data remains a critical bottleneck that disproportionately affects non-specialist laboratories. Established pipelines such as QIIME2 </w:t>
      </w:r>
      <w:r w:rsidRPr="00113901">
        <w:rPr>
          <w:rFonts w:ascii="Times New Roman" w:hAnsi="Times New Roman" w:cs="Times New Roman"/>
          <w:i/>
          <w:lang w:val="en-GB"/>
        </w:rPr>
        <w:t>(Bolyen et al., 2019)</w:t>
      </w:r>
      <w:r w:rsidRPr="00113901">
        <w:rPr>
          <w:rFonts w:ascii="Times New Roman" w:hAnsi="Times New Roman" w:cs="Times New Roman"/>
          <w:vertAlign w:val="superscript"/>
          <w:lang w:val="en-GB"/>
        </w:rPr>
        <w:t>5</w:t>
      </w:r>
      <w:r w:rsidRPr="00113901">
        <w:rPr>
          <w:rFonts w:ascii="Times New Roman" w:hAnsi="Times New Roman" w:cs="Times New Roman"/>
          <w:lang w:val="en-GB"/>
        </w:rPr>
        <w:t xml:space="preserve"> and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-based workflows (</w:t>
      </w:r>
      <w:proofErr w:type="spellStart"/>
      <w:r w:rsidRPr="00113901">
        <w:rPr>
          <w:rFonts w:ascii="Times New Roman" w:hAnsi="Times New Roman" w:cs="Times New Roman"/>
          <w:lang w:val="en-GB"/>
        </w:rPr>
        <w:t>nf</w:t>
      </w:r>
      <w:proofErr w:type="spellEnd"/>
      <w:r w:rsidRPr="00113901">
        <w:rPr>
          <w:rFonts w:ascii="Times New Roman" w:hAnsi="Times New Roman" w:cs="Times New Roman"/>
          <w:lang w:val="en-GB"/>
        </w:rPr>
        <w:t xml:space="preserve">-core </w:t>
      </w:r>
      <w:r w:rsidRPr="00113901">
        <w:rPr>
          <w:rFonts w:ascii="Times New Roman" w:hAnsi="Times New Roman" w:cs="Times New Roman"/>
          <w:i/>
          <w:lang w:val="en-GB"/>
        </w:rPr>
        <w:t>(</w:t>
      </w:r>
      <w:proofErr w:type="spellStart"/>
      <w:r w:rsidRPr="00113901">
        <w:rPr>
          <w:rFonts w:ascii="Times New Roman" w:hAnsi="Times New Roman" w:cs="Times New Roman"/>
          <w:i/>
          <w:lang w:val="en-GB"/>
        </w:rPr>
        <w:t>Ewels</w:t>
      </w:r>
      <w:proofErr w:type="spellEnd"/>
      <w:r w:rsidRPr="00113901">
        <w:rPr>
          <w:rFonts w:ascii="Times New Roman" w:hAnsi="Times New Roman" w:cs="Times New Roman"/>
          <w:i/>
          <w:lang w:val="en-GB"/>
        </w:rPr>
        <w:t xml:space="preserve"> et al., 2020)</w:t>
      </w:r>
      <w:r w:rsidRPr="00113901">
        <w:rPr>
          <w:rFonts w:ascii="Times New Roman" w:hAnsi="Times New Roman" w:cs="Times New Roman"/>
          <w:vertAlign w:val="superscript"/>
          <w:lang w:val="en-GB"/>
        </w:rPr>
        <w:t>11</w:t>
      </w:r>
      <w:r w:rsidRPr="00113901">
        <w:rPr>
          <w:rFonts w:ascii="Times New Roman" w:hAnsi="Times New Roman" w:cs="Times New Roman"/>
          <w:lang w:val="en-GB"/>
        </w:rPr>
        <w:t xml:space="preserve">; EPI2ME wf-16s </w:t>
      </w:r>
      <w:r w:rsidRPr="00113901">
        <w:rPr>
          <w:rFonts w:ascii="Times New Roman" w:hAnsi="Times New Roman" w:cs="Times New Roman"/>
          <w:i/>
          <w:lang w:val="en-GB"/>
        </w:rPr>
        <w:t>(Oxford Nanopore Technologies, 2024)</w:t>
      </w:r>
      <w:r w:rsidRPr="00113901">
        <w:rPr>
          <w:rFonts w:ascii="Times New Roman" w:hAnsi="Times New Roman" w:cs="Times New Roman"/>
          <w:vertAlign w:val="superscript"/>
          <w:lang w:val="en-GB"/>
        </w:rPr>
        <w:t>12</w:t>
      </w:r>
      <w:r w:rsidRPr="00113901">
        <w:rPr>
          <w:rFonts w:ascii="Times New Roman" w:hAnsi="Times New Roman" w:cs="Times New Roman"/>
          <w:lang w:val="en-GB"/>
        </w:rPr>
        <w:t>) are designed primarily for high-performance computing environments and require intermediate-to-advanced command-line proficiency, familiarity with containerization technologies (Docker, Singularity), knowledge of workflow management languages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DSL2 </w:t>
      </w:r>
      <w:r w:rsidRPr="00113901">
        <w:rPr>
          <w:rFonts w:ascii="Times New Roman" w:hAnsi="Times New Roman" w:cs="Times New Roman"/>
          <w:i/>
          <w:lang w:val="en-GB"/>
        </w:rPr>
        <w:t>(Di Tommaso et al., 2017)</w:t>
      </w:r>
      <w:r w:rsidRPr="00113901">
        <w:rPr>
          <w:rFonts w:ascii="Times New Roman" w:hAnsi="Times New Roman" w:cs="Times New Roman"/>
          <w:vertAlign w:val="superscript"/>
          <w:lang w:val="en-GB"/>
        </w:rPr>
        <w:t>13</w:t>
      </w:r>
      <w:r w:rsidRPr="00113901">
        <w:rPr>
          <w:rFonts w:ascii="Times New Roman" w:hAnsi="Times New Roman" w:cs="Times New Roman"/>
          <w:lang w:val="en-GB"/>
        </w:rPr>
        <w:t xml:space="preserve">, </w:t>
      </w:r>
      <w:proofErr w:type="spellStart"/>
      <w:r w:rsidRPr="00113901">
        <w:rPr>
          <w:rFonts w:ascii="Times New Roman" w:hAnsi="Times New Roman" w:cs="Times New Roman"/>
          <w:lang w:val="en-GB"/>
        </w:rPr>
        <w:t>Snakemake</w:t>
      </w:r>
      <w:proofErr w:type="spellEnd"/>
      <w:r w:rsidRPr="00113901">
        <w:rPr>
          <w:rFonts w:ascii="Times New Roman" w:hAnsi="Times New Roman" w:cs="Times New Roman"/>
          <w:lang w:val="en-GB"/>
        </w:rPr>
        <w:t xml:space="preserve"> </w:t>
      </w:r>
      <w:r w:rsidRPr="00113901">
        <w:rPr>
          <w:rFonts w:ascii="Times New Roman" w:hAnsi="Times New Roman" w:cs="Times New Roman"/>
          <w:i/>
          <w:lang w:val="en-GB"/>
        </w:rPr>
        <w:t xml:space="preserve">(Köster &amp; </w:t>
      </w:r>
      <w:proofErr w:type="spellStart"/>
      <w:r w:rsidRPr="00113901">
        <w:rPr>
          <w:rFonts w:ascii="Times New Roman" w:hAnsi="Times New Roman" w:cs="Times New Roman"/>
          <w:i/>
          <w:lang w:val="en-GB"/>
        </w:rPr>
        <w:t>Rahmann</w:t>
      </w:r>
      <w:proofErr w:type="spellEnd"/>
      <w:r w:rsidRPr="00113901">
        <w:rPr>
          <w:rFonts w:ascii="Times New Roman" w:hAnsi="Times New Roman" w:cs="Times New Roman"/>
          <w:i/>
          <w:lang w:val="en-GB"/>
        </w:rPr>
        <w:t>, 2012)</w:t>
      </w:r>
      <w:r w:rsidRPr="00113901">
        <w:rPr>
          <w:rFonts w:ascii="Times New Roman" w:hAnsi="Times New Roman" w:cs="Times New Roman"/>
          <w:vertAlign w:val="superscript"/>
          <w:lang w:val="en-GB"/>
        </w:rPr>
        <w:t>14</w:t>
      </w:r>
      <w:r w:rsidRPr="00113901">
        <w:rPr>
          <w:rFonts w:ascii="Times New Roman" w:hAnsi="Times New Roman" w:cs="Times New Roman"/>
          <w:lang w:val="en-GB"/>
        </w:rPr>
        <w:t>), and significant time investment for initial setup</w:t>
      </w:r>
      <w:r w:rsidRPr="00113901">
        <w:rPr>
          <w:rFonts w:ascii="Times New Roman" w:hAnsi="Times New Roman" w:cs="Times New Roman"/>
          <w:i/>
          <w:lang w:val="en-GB"/>
        </w:rPr>
        <w:t xml:space="preserve"> (Hakimzadeh et al., 2024)</w:t>
      </w:r>
      <w:r w:rsidRPr="00113901">
        <w:rPr>
          <w:rFonts w:ascii="Times New Roman" w:hAnsi="Times New Roman" w:cs="Times New Roman"/>
          <w:vertAlign w:val="superscript"/>
          <w:lang w:val="en-GB"/>
        </w:rPr>
        <w:t>15</w:t>
      </w:r>
      <w:r w:rsidRPr="00113901">
        <w:rPr>
          <w:rFonts w:ascii="Times New Roman" w:hAnsi="Times New Roman" w:cs="Times New Roman"/>
          <w:i/>
          <w:lang w:val="en-GB"/>
        </w:rPr>
        <w:t xml:space="preserve"> (Wood et al., 2019)</w:t>
      </w:r>
      <w:r w:rsidRPr="00113901">
        <w:rPr>
          <w:rFonts w:ascii="Times New Roman" w:hAnsi="Times New Roman" w:cs="Times New Roman"/>
          <w:vertAlign w:val="superscript"/>
          <w:lang w:val="en-GB"/>
        </w:rPr>
        <w:t>16</w:t>
      </w:r>
      <w:r w:rsidRPr="00113901">
        <w:rPr>
          <w:rFonts w:ascii="Times New Roman" w:hAnsi="Times New Roman" w:cs="Times New Roman"/>
          <w:lang w:val="en-GB"/>
        </w:rPr>
        <w:t xml:space="preserve">. A biologist or laboratory technician without computational training typically requires one to four hours simply to install and configure such a pipeline before performing </w:t>
      </w:r>
      <w:proofErr w:type="gramStart"/>
      <w:r w:rsidRPr="00113901">
        <w:rPr>
          <w:rFonts w:ascii="Times New Roman" w:hAnsi="Times New Roman" w:cs="Times New Roman"/>
          <w:lang w:val="en-GB"/>
        </w:rPr>
        <w:t>their</w:t>
      </w:r>
      <w:proofErr w:type="gramEnd"/>
      <w:r w:rsidRPr="00113901">
        <w:rPr>
          <w:rFonts w:ascii="Times New Roman" w:hAnsi="Times New Roman" w:cs="Times New Roman"/>
          <w:lang w:val="en-GB"/>
        </w:rPr>
        <w:t xml:space="preserve"> first </w:t>
      </w:r>
      <w:proofErr w:type="spellStart"/>
      <w:r w:rsidRPr="00113901">
        <w:rPr>
          <w:rFonts w:ascii="Times New Roman" w:hAnsi="Times New Roman" w:cs="Times New Roman"/>
          <w:lang w:val="en-GB"/>
        </w:rPr>
        <w:t>analysisThis</w:t>
      </w:r>
      <w:proofErr w:type="spellEnd"/>
      <w:r w:rsidRPr="00113901">
        <w:rPr>
          <w:rFonts w:ascii="Times New Roman" w:hAnsi="Times New Roman" w:cs="Times New Roman"/>
          <w:lang w:val="en-GB"/>
        </w:rPr>
        <w:t xml:space="preserve"> barrier is not merely inconvenient—it systematically excludes a large proportion of the scientific community from leveraging their own sequencing data in a timely and autonomous manner.</w:t>
      </w:r>
    </w:p>
    <w:p w14:paraId="1B214CAA" w14:textId="77777777" w:rsidR="006A2195" w:rsidRPr="00113901" w:rsidRDefault="00FF5A73" w:rsidP="00113901">
      <w:pPr>
        <w:spacing w:before="80" w:after="80" w:line="276" w:lineRule="auto"/>
        <w:jc w:val="both"/>
        <w:rPr>
          <w:rFonts w:ascii="Times New Roman" w:hAnsi="Times New Roman" w:cs="Times New Roman"/>
          <w:lang w:val="en-GB"/>
        </w:rPr>
        <w:pPrChange w:id="21"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Existing approaches to democratizing bioinformatics, such as the Galaxy platform </w:t>
      </w:r>
      <w:r w:rsidRPr="00113901">
        <w:rPr>
          <w:rFonts w:ascii="Times New Roman" w:hAnsi="Times New Roman" w:cs="Times New Roman"/>
          <w:i/>
          <w:lang w:val="en-GB"/>
        </w:rPr>
        <w:t>(Afgan et al., 2018)</w:t>
      </w:r>
      <w:r w:rsidRPr="00113901">
        <w:rPr>
          <w:rFonts w:ascii="Times New Roman" w:hAnsi="Times New Roman" w:cs="Times New Roman"/>
          <w:vertAlign w:val="superscript"/>
          <w:lang w:val="en-GB"/>
        </w:rPr>
        <w:t>17</w:t>
      </w:r>
      <w:r w:rsidRPr="00113901">
        <w:rPr>
          <w:rFonts w:ascii="Times New Roman" w:hAnsi="Times New Roman" w:cs="Times New Roman"/>
          <w:lang w:val="en-GB"/>
        </w:rPr>
        <w:t>, offer web-based graphical interfaces but require Internet connectivity, institutional server access, or complex local deployment, and often lack native support for ONT long-read data formats and the specific quirks of ITS amplicon analysis (variable-length amplicons, chimeric reads, multi-marker databases</w:t>
      </w:r>
      <w:r w:rsidRPr="00113901">
        <w:rPr>
          <w:rFonts w:ascii="Times New Roman" w:hAnsi="Times New Roman" w:cs="Times New Roman"/>
          <w:i/>
          <w:lang w:val="en-GB"/>
        </w:rPr>
        <w:t xml:space="preserve"> (Bengtsson-Palme et al., 2013)</w:t>
      </w:r>
      <w:r w:rsidRPr="00113901">
        <w:rPr>
          <w:rFonts w:ascii="Times New Roman" w:hAnsi="Times New Roman" w:cs="Times New Roman"/>
          <w:vertAlign w:val="superscript"/>
          <w:lang w:val="en-GB"/>
        </w:rPr>
        <w:t>18</w:t>
      </w:r>
      <w:r w:rsidRPr="00113901">
        <w:rPr>
          <w:rFonts w:ascii="Times New Roman" w:hAnsi="Times New Roman" w:cs="Times New Roman"/>
          <w:lang w:val="en-GB"/>
        </w:rPr>
        <w:t>). No currently available tool combines (</w:t>
      </w:r>
      <w:proofErr w:type="spellStart"/>
      <w:r w:rsidRPr="00113901">
        <w:rPr>
          <w:rFonts w:ascii="Times New Roman" w:hAnsi="Times New Roman" w:cs="Times New Roman"/>
          <w:lang w:val="en-GB"/>
        </w:rPr>
        <w:t>i</w:t>
      </w:r>
      <w:proofErr w:type="spellEnd"/>
      <w:r w:rsidRPr="00113901">
        <w:rPr>
          <w:rFonts w:ascii="Times New Roman" w:hAnsi="Times New Roman" w:cs="Times New Roman"/>
          <w:lang w:val="en-GB"/>
        </w:rPr>
        <w:t xml:space="preserve">) a native graphical user interface operable on Windows, macOS, and Linux; (ii) direct support for multiple ONT barcode amplicon types including ultra-long ITS; (iii) integration of curated reference databases including UNITE </w:t>
      </w:r>
      <w:r w:rsidRPr="00113901">
        <w:rPr>
          <w:rFonts w:ascii="Times New Roman" w:hAnsi="Times New Roman" w:cs="Times New Roman"/>
          <w:i/>
          <w:lang w:val="en-GB"/>
        </w:rPr>
        <w:t>(Abarenkov et al., 2024; Nilsson et al., 2019)</w:t>
      </w:r>
      <w:r w:rsidRPr="00113901">
        <w:rPr>
          <w:rFonts w:ascii="Times New Roman" w:hAnsi="Times New Roman" w:cs="Times New Roman"/>
          <w:vertAlign w:val="superscript"/>
          <w:lang w:val="en-GB"/>
        </w:rPr>
        <w:t>19,20</w:t>
      </w:r>
      <w:r w:rsidRPr="00113901">
        <w:rPr>
          <w:rFonts w:ascii="Times New Roman" w:hAnsi="Times New Roman" w:cs="Times New Roman"/>
          <w:lang w:val="en-GB"/>
        </w:rPr>
        <w:t xml:space="preserve"> and SILVA </w:t>
      </w:r>
      <w:r w:rsidRPr="00113901">
        <w:rPr>
          <w:rFonts w:ascii="Times New Roman" w:hAnsi="Times New Roman" w:cs="Times New Roman"/>
          <w:i/>
          <w:lang w:val="en-GB"/>
        </w:rPr>
        <w:t>(Quast et al., 2013)</w:t>
      </w:r>
      <w:r w:rsidRPr="00113901">
        <w:rPr>
          <w:rFonts w:ascii="Times New Roman" w:hAnsi="Times New Roman" w:cs="Times New Roman"/>
          <w:vertAlign w:val="superscript"/>
          <w:lang w:val="en-GB"/>
        </w:rPr>
        <w:t>21</w:t>
      </w:r>
      <w:r w:rsidRPr="00113901">
        <w:rPr>
          <w:rFonts w:ascii="Times New Roman" w:hAnsi="Times New Roman" w:cs="Times New Roman"/>
          <w:lang w:val="en-GB"/>
        </w:rPr>
        <w:t>; and (iv) performance competitive with specialist workflows on standard consumer hardware.</w:t>
      </w:r>
    </w:p>
    <w:p w14:paraId="6786D72B" w14:textId="77777777" w:rsidR="006A2195" w:rsidRPr="00113901" w:rsidRDefault="00FF5A73" w:rsidP="00113901">
      <w:pPr>
        <w:spacing w:before="80" w:after="80" w:line="276" w:lineRule="auto"/>
        <w:jc w:val="both"/>
        <w:rPr>
          <w:rFonts w:ascii="Times New Roman" w:hAnsi="Times New Roman" w:cs="Times New Roman"/>
          <w:lang w:val="en-GB"/>
        </w:rPr>
        <w:pPrChange w:id="22" w:author="Iscka iscka" w:date="2026-04-27T13:12:00Z" w16du:dateUtc="2026-04-27T11:12:00Z">
          <w:pPr>
            <w:spacing w:before="80" w:after="80" w:line="276" w:lineRule="auto"/>
          </w:pPr>
        </w:pPrChange>
      </w:pPr>
      <w:r w:rsidRPr="00113901">
        <w:rPr>
          <w:rFonts w:ascii="Times New Roman" w:hAnsi="Times New Roman" w:cs="Times New Roman"/>
          <w:lang w:val="en-GB"/>
        </w:rPr>
        <w:t>Here we present LOREON (</w:t>
      </w:r>
      <w:r w:rsidRPr="00113901">
        <w:rPr>
          <w:rFonts w:ascii="Times New Roman" w:hAnsi="Times New Roman" w:cs="Times New Roman"/>
          <w:i/>
          <w:iCs/>
          <w:lang w:val="en-GB"/>
        </w:rPr>
        <w:t>Long-Read ONT metagenomic pipeline</w:t>
      </w:r>
      <w:r w:rsidRPr="00113901">
        <w:rPr>
          <w:rFonts w:ascii="Times New Roman" w:hAnsi="Times New Roman" w:cs="Times New Roman"/>
          <w:lang w:val="en-GB"/>
        </w:rPr>
        <w:t xml:space="preserve">), an open-source Python application that addresses </w:t>
      </w:r>
      <w:proofErr w:type="gramStart"/>
      <w:r w:rsidRPr="00113901">
        <w:rPr>
          <w:rFonts w:ascii="Times New Roman" w:hAnsi="Times New Roman" w:cs="Times New Roman"/>
          <w:lang w:val="en-GB"/>
        </w:rPr>
        <w:t>all of</w:t>
      </w:r>
      <w:proofErr w:type="gramEnd"/>
      <w:r w:rsidRPr="00113901">
        <w:rPr>
          <w:rFonts w:ascii="Times New Roman" w:hAnsi="Times New Roman" w:cs="Times New Roman"/>
          <w:lang w:val="en-GB"/>
        </w:rPr>
        <w:t xml:space="preserve"> these requirements. LOREON wraps the widely validated minimap2 aligner </w:t>
      </w:r>
      <w:r w:rsidRPr="00113901">
        <w:rPr>
          <w:rFonts w:ascii="Times New Roman" w:hAnsi="Times New Roman" w:cs="Times New Roman"/>
          <w:i/>
          <w:lang w:val="en-GB"/>
        </w:rPr>
        <w:t>(Li, 2018)</w:t>
      </w:r>
      <w:r w:rsidRPr="00113901">
        <w:rPr>
          <w:rFonts w:ascii="Times New Roman" w:hAnsi="Times New Roman" w:cs="Times New Roman"/>
          <w:vertAlign w:val="superscript"/>
          <w:lang w:val="en-GB"/>
        </w:rPr>
        <w:t>22</w:t>
      </w:r>
      <w:r w:rsidRPr="00113901">
        <w:rPr>
          <w:rFonts w:ascii="Times New Roman" w:hAnsi="Times New Roman" w:cs="Times New Roman"/>
          <w:lang w:val="en-GB"/>
        </w:rPr>
        <w:t xml:space="preserve"> and </w:t>
      </w:r>
      <w:proofErr w:type="spellStart"/>
      <w:r w:rsidRPr="00113901">
        <w:rPr>
          <w:rFonts w:ascii="Times New Roman" w:hAnsi="Times New Roman" w:cs="Times New Roman"/>
          <w:lang w:val="en-GB"/>
        </w:rPr>
        <w:t>SAMtools</w:t>
      </w:r>
      <w:proofErr w:type="spellEnd"/>
      <w:r w:rsidRPr="00113901">
        <w:rPr>
          <w:rFonts w:ascii="Times New Roman" w:hAnsi="Times New Roman" w:cs="Times New Roman"/>
          <w:lang w:val="en-GB"/>
        </w:rPr>
        <w:t xml:space="preserve"> toolchain </w:t>
      </w:r>
      <w:r w:rsidRPr="00113901">
        <w:rPr>
          <w:rFonts w:ascii="Times New Roman" w:hAnsi="Times New Roman" w:cs="Times New Roman"/>
          <w:i/>
          <w:lang w:val="en-GB"/>
        </w:rPr>
        <w:t>(Li et al., 2009)</w:t>
      </w:r>
      <w:r w:rsidRPr="00113901">
        <w:rPr>
          <w:rFonts w:ascii="Times New Roman" w:hAnsi="Times New Roman" w:cs="Times New Roman"/>
          <w:vertAlign w:val="superscript"/>
          <w:lang w:val="en-GB"/>
        </w:rPr>
        <w:t>23</w:t>
      </w:r>
      <w:r w:rsidRPr="00113901">
        <w:rPr>
          <w:rFonts w:ascii="Times New Roman" w:hAnsi="Times New Roman" w:cs="Times New Roman"/>
          <w:lang w:val="en-GB"/>
        </w:rPr>
        <w:t xml:space="preserve"> in a graphical interface requiring no command-line interaction, auto-manages its Python virtual environment at first launch, and supports multiple database formats including UNITE (fungi ITS), SILVA (prokaryotic 16S),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xml:space="preserve"> (broad eukaryotes), and CBS (</w:t>
      </w:r>
      <w:proofErr w:type="spellStart"/>
      <w:r w:rsidRPr="00113901">
        <w:rPr>
          <w:rFonts w:ascii="Times New Roman" w:hAnsi="Times New Roman" w:cs="Times New Roman"/>
          <w:lang w:val="en-GB"/>
        </w:rPr>
        <w:t>Westerdijk</w:t>
      </w:r>
      <w:proofErr w:type="spellEnd"/>
      <w:r w:rsidRPr="00113901">
        <w:rPr>
          <w:rFonts w:ascii="Times New Roman" w:hAnsi="Times New Roman" w:cs="Times New Roman"/>
          <w:lang w:val="en-GB"/>
        </w:rPr>
        <w:t xml:space="preserve"> Institute). A unique feature of LOREON is its support for ultra-long ITS amplicon analysis: by extending the sequencing target from the canonical ~1 kb ITS region to the full ITS–LSU locus (~2–5 kb), LOREON exploits ONT's long-read advantage to dramatically reduce false-positive species assignments that arise from the inherent sequence similarity within the ITS region alone</w:t>
      </w:r>
      <w:r w:rsidRPr="00113901">
        <w:rPr>
          <w:rFonts w:ascii="Times New Roman" w:hAnsi="Times New Roman" w:cs="Times New Roman"/>
          <w:i/>
          <w:lang w:val="en-GB"/>
        </w:rPr>
        <w:t xml:space="preserve"> (Callahan et al., 2017)</w:t>
      </w:r>
      <w:r w:rsidRPr="00113901">
        <w:rPr>
          <w:rFonts w:ascii="Times New Roman" w:hAnsi="Times New Roman" w:cs="Times New Roman"/>
          <w:vertAlign w:val="superscript"/>
          <w:lang w:val="en-GB"/>
        </w:rPr>
        <w:t>24</w:t>
      </w:r>
      <w:r w:rsidRPr="00113901">
        <w:rPr>
          <w:rFonts w:ascii="Times New Roman" w:hAnsi="Times New Roman" w:cs="Times New Roman"/>
          <w:lang w:val="en-GB"/>
        </w:rPr>
        <w:t xml:space="preserve">. We benchmarked LOREON comprehensively against well-characterized mock communities using all three marker strategies, and performed a direct head-to-head </w:t>
      </w:r>
      <w:r w:rsidRPr="00113901">
        <w:rPr>
          <w:rFonts w:ascii="Times New Roman" w:hAnsi="Times New Roman" w:cs="Times New Roman"/>
          <w:lang w:val="en-GB"/>
        </w:rPr>
        <w:lastRenderedPageBreak/>
        <w:t xml:space="preserve">comparison with the most widely adopted ONT 16S analysis workflow (EPI2ME wf-16s </w:t>
      </w:r>
      <w:r w:rsidRPr="00113901">
        <w:rPr>
          <w:rFonts w:ascii="Times New Roman" w:hAnsi="Times New Roman" w:cs="Times New Roman"/>
          <w:i/>
          <w:lang w:val="en-GB"/>
        </w:rPr>
        <w:t>(Oxford Nanopore Technologies, 2024)</w:t>
      </w:r>
      <w:r w:rsidRPr="00113901">
        <w:rPr>
          <w:rFonts w:ascii="Times New Roman" w:hAnsi="Times New Roman" w:cs="Times New Roman"/>
          <w:vertAlign w:val="superscript"/>
          <w:lang w:val="en-GB"/>
        </w:rPr>
        <w:t>12</w:t>
      </w:r>
      <w:r w:rsidRPr="00113901">
        <w:rPr>
          <w:rFonts w:ascii="Times New Roman" w:hAnsi="Times New Roman" w:cs="Times New Roman"/>
          <w:lang w:val="en-GB"/>
        </w:rPr>
        <w:t>)</w:t>
      </w:r>
    </w:p>
    <w:p w14:paraId="3AF97C6A" w14:textId="77777777" w:rsidR="006A2195" w:rsidRPr="00113901" w:rsidRDefault="00FF5A73" w:rsidP="00113901">
      <w:pPr>
        <w:spacing w:before="80" w:after="80" w:line="276" w:lineRule="auto"/>
        <w:jc w:val="both"/>
        <w:rPr>
          <w:rFonts w:ascii="Times New Roman" w:hAnsi="Times New Roman" w:cs="Times New Roman"/>
          <w:lang w:val="en-GB"/>
        </w:rPr>
        <w:pPrChange w:id="23" w:author="Iscka iscka" w:date="2026-04-27T13:12:00Z" w16du:dateUtc="2026-04-27T11:12:00Z">
          <w:pPr>
            <w:spacing w:before="80" w:after="80" w:line="276" w:lineRule="auto"/>
          </w:pPr>
        </w:pPrChange>
      </w:pPr>
      <w:r w:rsidRPr="00113901">
        <w:rPr>
          <w:rFonts w:ascii="Times New Roman" w:hAnsi="Times New Roman" w:cs="Times New Roman"/>
          <w:lang w:val="en-GB"/>
        </w:rPr>
        <w:t>), demonstrating equivalent analytical performance with substantially lower resource consumption and a dramatically reduced barrier to entry for the non-specialist laboratory user.</w:t>
      </w:r>
    </w:p>
    <w:p w14:paraId="1026C8A6" w14:textId="77777777" w:rsidR="006A2195" w:rsidRPr="00113901" w:rsidRDefault="006A2195" w:rsidP="00113901">
      <w:pPr>
        <w:spacing w:before="80" w:after="80"/>
        <w:jc w:val="both"/>
        <w:rPr>
          <w:rFonts w:ascii="Times New Roman" w:hAnsi="Times New Roman" w:cs="Times New Roman"/>
          <w:lang w:val="en-GB"/>
        </w:rPr>
        <w:pPrChange w:id="24" w:author="Iscka iscka" w:date="2026-04-27T13:12:00Z" w16du:dateUtc="2026-04-27T11:12:00Z">
          <w:pPr>
            <w:spacing w:before="80" w:after="80"/>
          </w:pPr>
        </w:pPrChange>
      </w:pPr>
    </w:p>
    <w:p w14:paraId="3AEC4F7D" w14:textId="77777777" w:rsidR="006A2195" w:rsidRPr="00113901" w:rsidRDefault="00FF5A73" w:rsidP="00113901">
      <w:pPr>
        <w:pStyle w:val="Titolo1"/>
        <w:jc w:val="both"/>
        <w:rPr>
          <w:rFonts w:ascii="Times New Roman" w:hAnsi="Times New Roman" w:cs="Times New Roman"/>
          <w:sz w:val="22"/>
          <w:szCs w:val="22"/>
          <w:lang w:val="en-GB"/>
        </w:rPr>
        <w:pPrChange w:id="25" w:author="Iscka iscka" w:date="2026-04-27T13:12:00Z" w16du:dateUtc="2026-04-27T11:12:00Z">
          <w:pPr>
            <w:pStyle w:val="Titolo1"/>
          </w:pPr>
        </w:pPrChange>
      </w:pPr>
      <w:r w:rsidRPr="00113901">
        <w:rPr>
          <w:rFonts w:ascii="Times New Roman" w:hAnsi="Times New Roman" w:cs="Times New Roman"/>
          <w:sz w:val="22"/>
          <w:szCs w:val="22"/>
          <w:lang w:val="en-GB"/>
        </w:rPr>
        <w:t>2. Materials and Methods</w:t>
      </w:r>
    </w:p>
    <w:p w14:paraId="16B23751" w14:textId="77777777" w:rsidR="006A2195" w:rsidRPr="00113901" w:rsidRDefault="00FF5A73" w:rsidP="00113901">
      <w:pPr>
        <w:pStyle w:val="Titolo2"/>
        <w:jc w:val="both"/>
        <w:rPr>
          <w:rFonts w:ascii="Times New Roman" w:hAnsi="Times New Roman" w:cs="Times New Roman"/>
          <w:sz w:val="22"/>
          <w:szCs w:val="22"/>
          <w:lang w:val="en-GB"/>
        </w:rPr>
        <w:pPrChange w:id="26" w:author="Iscka iscka" w:date="2026-04-27T13:12:00Z" w16du:dateUtc="2026-04-27T11:12:00Z">
          <w:pPr>
            <w:pStyle w:val="Titolo2"/>
          </w:pPr>
        </w:pPrChange>
      </w:pPr>
      <w:r w:rsidRPr="00113901">
        <w:rPr>
          <w:rFonts w:ascii="Times New Roman" w:hAnsi="Times New Roman" w:cs="Times New Roman"/>
          <w:sz w:val="22"/>
          <w:szCs w:val="22"/>
          <w:lang w:val="en-GB"/>
        </w:rPr>
        <w:t>2.1 LOREON Pipeline Architecture</w:t>
      </w:r>
    </w:p>
    <w:p w14:paraId="4E00EE26" w14:textId="77777777" w:rsidR="006A2195" w:rsidRPr="00113901" w:rsidRDefault="00FF5A73" w:rsidP="00113901">
      <w:pPr>
        <w:spacing w:before="80" w:after="80" w:line="276" w:lineRule="auto"/>
        <w:jc w:val="both"/>
        <w:rPr>
          <w:rFonts w:ascii="Times New Roman" w:hAnsi="Times New Roman" w:cs="Times New Roman"/>
          <w:lang w:val="en-GB"/>
        </w:rPr>
        <w:pPrChange w:id="27"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LOREON is implemented in Python (≥3.8) and organized as a modular six-step pipeline executed by a parallel worker process controlled from a PyQt5 graphical interface. The pipeline steps are: (0) taxonomy map generation with intelligent caching; (1) parallel length-based sequence quality filtering; (2) filtering statistics report generation; (3) parallel reference-based mapping and tabulation via minimap2 and </w:t>
      </w:r>
      <w:proofErr w:type="spellStart"/>
      <w:r w:rsidRPr="00113901">
        <w:rPr>
          <w:rFonts w:ascii="Times New Roman" w:hAnsi="Times New Roman" w:cs="Times New Roman"/>
          <w:lang w:val="en-GB"/>
        </w:rPr>
        <w:t>SAMtools</w:t>
      </w:r>
      <w:proofErr w:type="spellEnd"/>
      <w:r w:rsidRPr="00113901">
        <w:rPr>
          <w:rFonts w:ascii="Times New Roman" w:hAnsi="Times New Roman" w:cs="Times New Roman"/>
          <w:lang w:val="en-GB"/>
        </w:rPr>
        <w:t>; (4) index reformatting according to the selected database format; and (5) OTU aggregation, taxonomy annotation, and interactive report generation. All computationally intensive steps (filtering, mapping) exploit Python's multiprocessing module with a two-level threading strategy: a user-configurable total thread count is divided into parallel jobs, each receiving a configurable number of minimap2 threads, enabling efficient scaling from 4-core laptops to 20-thread workstations without manual configuration changes.</w:t>
      </w:r>
    </w:p>
    <w:p w14:paraId="14BD0BD6" w14:textId="77777777" w:rsidR="006A2195" w:rsidRPr="00113901" w:rsidRDefault="00FF5A73" w:rsidP="00113901">
      <w:pPr>
        <w:spacing w:before="80" w:after="80" w:line="276" w:lineRule="auto"/>
        <w:jc w:val="both"/>
        <w:rPr>
          <w:rFonts w:ascii="Times New Roman" w:hAnsi="Times New Roman" w:cs="Times New Roman"/>
          <w:lang w:val="en-GB"/>
        </w:rPr>
        <w:pPrChange w:id="28"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The taxonomy map generation step (Step 0) parses the header line of each reference sequence in the database FASTA file to extract and cache taxonomic lineages. LOREON supports five database formats: UNITE (ITS fungi, </w:t>
      </w:r>
      <w:r w:rsidRPr="00113901">
        <w:rPr>
          <w:rFonts w:ascii="Times New Roman" w:hAnsi="Times New Roman" w:cs="Times New Roman"/>
          <w:i/>
          <w:iCs/>
          <w:lang w:val="en-GB"/>
        </w:rPr>
        <w:t>k__</w:t>
      </w:r>
      <w:proofErr w:type="spellStart"/>
      <w:proofErr w:type="gramStart"/>
      <w:r w:rsidRPr="00113901">
        <w:rPr>
          <w:rFonts w:ascii="Times New Roman" w:hAnsi="Times New Roman" w:cs="Times New Roman"/>
          <w:i/>
          <w:iCs/>
          <w:lang w:val="en-GB"/>
        </w:rPr>
        <w:t>Kingdom;p</w:t>
      </w:r>
      <w:proofErr w:type="spellEnd"/>
      <w:proofErr w:type="gramEnd"/>
      <w:r w:rsidRPr="00113901">
        <w:rPr>
          <w:rFonts w:ascii="Times New Roman" w:hAnsi="Times New Roman" w:cs="Times New Roman"/>
          <w:i/>
          <w:iCs/>
          <w:lang w:val="en-GB"/>
        </w:rPr>
        <w:t>__</w:t>
      </w:r>
      <w:proofErr w:type="gramStart"/>
      <w:r w:rsidRPr="00113901">
        <w:rPr>
          <w:rFonts w:ascii="Times New Roman" w:hAnsi="Times New Roman" w:cs="Times New Roman"/>
          <w:i/>
          <w:iCs/>
          <w:lang w:val="en-GB"/>
        </w:rPr>
        <w:t>Phylum;...</w:t>
      </w:r>
      <w:proofErr w:type="gramEnd"/>
      <w:r w:rsidRPr="00113901">
        <w:rPr>
          <w:rFonts w:ascii="Times New Roman" w:hAnsi="Times New Roman" w:cs="Times New Roman"/>
          <w:lang w:val="en-GB"/>
        </w:rPr>
        <w:t xml:space="preserve"> semicolon-delimited), SILVA (16S/18S, space-delimited lineage),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xml:space="preserve"> (broad eukaryotes, semicolon-delimited)</w:t>
      </w:r>
      <w:r w:rsidRPr="00113901">
        <w:rPr>
          <w:rFonts w:ascii="Times New Roman" w:hAnsi="Times New Roman" w:cs="Times New Roman"/>
          <w:i/>
          <w:lang w:val="en-GB"/>
        </w:rPr>
        <w:t xml:space="preserve"> (Gong et al., 2024)</w:t>
      </w:r>
      <w:r w:rsidRPr="00113901">
        <w:rPr>
          <w:rFonts w:ascii="Times New Roman" w:hAnsi="Times New Roman" w:cs="Times New Roman"/>
          <w:vertAlign w:val="superscript"/>
          <w:lang w:val="en-GB"/>
        </w:rPr>
        <w:t>25</w:t>
      </w:r>
      <w:r w:rsidRPr="00113901">
        <w:rPr>
          <w:rFonts w:ascii="Times New Roman" w:hAnsi="Times New Roman" w:cs="Times New Roman"/>
          <w:lang w:val="en-GB"/>
        </w:rPr>
        <w:t xml:space="preserve">, CBS </w:t>
      </w:r>
      <w:proofErr w:type="spellStart"/>
      <w:r w:rsidRPr="00113901">
        <w:rPr>
          <w:rFonts w:ascii="Times New Roman" w:hAnsi="Times New Roman" w:cs="Times New Roman"/>
          <w:lang w:val="en-GB"/>
        </w:rPr>
        <w:t>Westerdijk</w:t>
      </w:r>
      <w:proofErr w:type="spellEnd"/>
      <w:r w:rsidRPr="00113901">
        <w:rPr>
          <w:rFonts w:ascii="Times New Roman" w:hAnsi="Times New Roman" w:cs="Times New Roman"/>
          <w:lang w:val="en-GB"/>
        </w:rPr>
        <w:t xml:space="preserve"> Institute (custom header), and a format-agnostic 'none' mode retaining raw sequence identifiers. The caching mechanism stores taxonomy maps as TSV files and reuses them on repeated runs with the same database, reducing startup time on large databases (510,495 SILVA NR99 entries) from seconds to milliseconds.</w:t>
      </w:r>
    </w:p>
    <w:p w14:paraId="337BD707" w14:textId="77777777" w:rsidR="006A2195" w:rsidRPr="00113901" w:rsidRDefault="00FF5A73" w:rsidP="00113901">
      <w:pPr>
        <w:spacing w:before="80" w:after="80" w:line="276" w:lineRule="auto"/>
        <w:jc w:val="both"/>
        <w:rPr>
          <w:rFonts w:ascii="Times New Roman" w:hAnsi="Times New Roman" w:cs="Times New Roman"/>
          <w:lang w:val="en-GB"/>
        </w:rPr>
        <w:pPrChange w:id="29"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Reference-based mapping (Step 3) is performed with minimap2 (v2.28) </w:t>
      </w:r>
      <w:r w:rsidRPr="00113901">
        <w:rPr>
          <w:rFonts w:ascii="Times New Roman" w:hAnsi="Times New Roman" w:cs="Times New Roman"/>
          <w:i/>
          <w:lang w:val="en-GB"/>
        </w:rPr>
        <w:t>(Li, 2018)</w:t>
      </w:r>
      <w:r w:rsidRPr="00113901">
        <w:rPr>
          <w:rFonts w:ascii="Times New Roman" w:hAnsi="Times New Roman" w:cs="Times New Roman"/>
          <w:vertAlign w:val="superscript"/>
          <w:lang w:val="en-GB"/>
        </w:rPr>
        <w:t>22</w:t>
      </w:r>
      <w:r w:rsidRPr="00113901">
        <w:rPr>
          <w:rFonts w:ascii="Times New Roman" w:hAnsi="Times New Roman" w:cs="Times New Roman"/>
          <w:lang w:val="en-GB"/>
        </w:rPr>
        <w:t xml:space="preserve"> using the </w:t>
      </w:r>
      <w:r w:rsidRPr="00113901">
        <w:rPr>
          <w:rFonts w:ascii="Times New Roman" w:hAnsi="Times New Roman" w:cs="Times New Roman"/>
          <w:i/>
          <w:iCs/>
          <w:lang w:val="en-GB"/>
        </w:rPr>
        <w:t>map-</w:t>
      </w:r>
      <w:proofErr w:type="spellStart"/>
      <w:r w:rsidRPr="00113901">
        <w:rPr>
          <w:rFonts w:ascii="Times New Roman" w:hAnsi="Times New Roman" w:cs="Times New Roman"/>
          <w:i/>
          <w:iCs/>
          <w:lang w:val="en-GB"/>
        </w:rPr>
        <w:t>ont</w:t>
      </w:r>
      <w:proofErr w:type="spellEnd"/>
      <w:r w:rsidRPr="00113901">
        <w:rPr>
          <w:rFonts w:ascii="Times New Roman" w:hAnsi="Times New Roman" w:cs="Times New Roman"/>
          <w:lang w:val="en-GB"/>
        </w:rPr>
        <w:t xml:space="preserve"> preset optimised for Oxford Nanopore long reads. SAM output is piped directly to </w:t>
      </w:r>
      <w:proofErr w:type="spellStart"/>
      <w:r w:rsidRPr="00113901">
        <w:rPr>
          <w:rFonts w:ascii="Times New Roman" w:hAnsi="Times New Roman" w:cs="Times New Roman"/>
          <w:i/>
          <w:iCs/>
          <w:lang w:val="en-GB"/>
        </w:rPr>
        <w:t>samtools</w:t>
      </w:r>
      <w:proofErr w:type="spellEnd"/>
      <w:r w:rsidRPr="00113901">
        <w:rPr>
          <w:rFonts w:ascii="Times New Roman" w:hAnsi="Times New Roman" w:cs="Times New Roman"/>
          <w:i/>
          <w:iCs/>
          <w:lang w:val="en-GB"/>
        </w:rPr>
        <w:t xml:space="preserve"> sort</w:t>
      </w:r>
      <w:r w:rsidRPr="00113901">
        <w:rPr>
          <w:rFonts w:ascii="Times New Roman" w:hAnsi="Times New Roman" w:cs="Times New Roman"/>
          <w:lang w:val="en-GB"/>
        </w:rPr>
        <w:t xml:space="preserve"> (v1.21) </w:t>
      </w:r>
      <w:r w:rsidRPr="00113901">
        <w:rPr>
          <w:rFonts w:ascii="Times New Roman" w:hAnsi="Times New Roman" w:cs="Times New Roman"/>
          <w:i/>
          <w:lang w:val="en-GB"/>
        </w:rPr>
        <w:t>(Li et al., 2009)</w:t>
      </w:r>
      <w:r w:rsidRPr="00113901">
        <w:rPr>
          <w:rFonts w:ascii="Times New Roman" w:hAnsi="Times New Roman" w:cs="Times New Roman"/>
          <w:vertAlign w:val="superscript"/>
          <w:lang w:val="en-GB"/>
        </w:rPr>
        <w:t>23</w:t>
      </w:r>
      <w:r w:rsidRPr="00113901">
        <w:rPr>
          <w:rFonts w:ascii="Times New Roman" w:hAnsi="Times New Roman" w:cs="Times New Roman"/>
          <w:lang w:val="en-GB"/>
        </w:rPr>
        <w:t xml:space="preserve"> to produce coordinate-sorted BAM files, eliminating the large SAM intermediate file from disk. Alignment quality filtering is applied post-sort via </w:t>
      </w:r>
      <w:proofErr w:type="spellStart"/>
      <w:r w:rsidRPr="00113901">
        <w:rPr>
          <w:rFonts w:ascii="Times New Roman" w:hAnsi="Times New Roman" w:cs="Times New Roman"/>
          <w:i/>
          <w:iCs/>
          <w:lang w:val="en-GB"/>
        </w:rPr>
        <w:t>samtools</w:t>
      </w:r>
      <w:proofErr w:type="spellEnd"/>
      <w:r w:rsidRPr="00113901">
        <w:rPr>
          <w:rFonts w:ascii="Times New Roman" w:hAnsi="Times New Roman" w:cs="Times New Roman"/>
          <w:i/>
          <w:iCs/>
          <w:lang w:val="en-GB"/>
        </w:rPr>
        <w:t xml:space="preserve"> view -e</w:t>
      </w:r>
      <w:r w:rsidRPr="00113901">
        <w:rPr>
          <w:rFonts w:ascii="Times New Roman" w:hAnsi="Times New Roman" w:cs="Times New Roman"/>
          <w:lang w:val="en-GB"/>
        </w:rPr>
        <w:t xml:space="preserve"> with user-configurable thresholds for minimum percent identity [default 95%: (</w:t>
      </w:r>
      <w:proofErr w:type="spellStart"/>
      <w:r w:rsidRPr="00113901">
        <w:rPr>
          <w:rFonts w:ascii="Times New Roman" w:hAnsi="Times New Roman" w:cs="Times New Roman"/>
          <w:lang w:val="en-GB"/>
        </w:rPr>
        <w:t>alen</w:t>
      </w:r>
      <w:proofErr w:type="spellEnd"/>
      <w:r w:rsidRPr="00113901">
        <w:rPr>
          <w:rFonts w:ascii="Times New Roman" w:hAnsi="Times New Roman" w:cs="Times New Roman"/>
          <w:lang w:val="en-GB"/>
        </w:rPr>
        <w:t xml:space="preserve"> − NM)/</w:t>
      </w:r>
      <w:proofErr w:type="spellStart"/>
      <w:r w:rsidRPr="00113901">
        <w:rPr>
          <w:rFonts w:ascii="Times New Roman" w:hAnsi="Times New Roman" w:cs="Times New Roman"/>
          <w:lang w:val="en-GB"/>
        </w:rPr>
        <w:t>alen</w:t>
      </w:r>
      <w:proofErr w:type="spellEnd"/>
      <w:r w:rsidRPr="00113901">
        <w:rPr>
          <w:rFonts w:ascii="Times New Roman" w:hAnsi="Times New Roman" w:cs="Times New Roman"/>
          <w:lang w:val="en-GB"/>
        </w:rPr>
        <w:t xml:space="preserve"> × 100 ≥ 95] and minimum reference coverage [default 90%: </w:t>
      </w:r>
      <w:proofErr w:type="spellStart"/>
      <w:r w:rsidRPr="00113901">
        <w:rPr>
          <w:rFonts w:ascii="Times New Roman" w:hAnsi="Times New Roman" w:cs="Times New Roman"/>
          <w:lang w:val="en-GB"/>
        </w:rPr>
        <w:t>alen</w:t>
      </w:r>
      <w:proofErr w:type="spellEnd"/>
      <w:r w:rsidRPr="00113901">
        <w:rPr>
          <w:rFonts w:ascii="Times New Roman" w:hAnsi="Times New Roman" w:cs="Times New Roman"/>
          <w:lang w:val="en-GB"/>
        </w:rPr>
        <w:t>/</w:t>
      </w:r>
      <w:proofErr w:type="spellStart"/>
      <w:r w:rsidRPr="00113901">
        <w:rPr>
          <w:rFonts w:ascii="Times New Roman" w:hAnsi="Times New Roman" w:cs="Times New Roman"/>
          <w:lang w:val="en-GB"/>
        </w:rPr>
        <w:t>rlen</w:t>
      </w:r>
      <w:proofErr w:type="spellEnd"/>
      <w:r w:rsidRPr="00113901">
        <w:rPr>
          <w:rFonts w:ascii="Times New Roman" w:hAnsi="Times New Roman" w:cs="Times New Roman"/>
          <w:lang w:val="en-GB"/>
        </w:rPr>
        <w:t xml:space="preserve"> × 100 ≥ 90], followed by flag-based removal of unmapped, secondary, and supplementary alignments (−F 0x904).</w:t>
      </w:r>
    </w:p>
    <w:p w14:paraId="30F4E98E" w14:textId="77777777" w:rsidR="006A2195" w:rsidRPr="00113901" w:rsidRDefault="00FF5A73" w:rsidP="00113901">
      <w:pPr>
        <w:spacing w:before="80" w:after="80" w:line="276" w:lineRule="auto"/>
        <w:jc w:val="both"/>
        <w:rPr>
          <w:rFonts w:ascii="Times New Roman" w:hAnsi="Times New Roman" w:cs="Times New Roman"/>
          <w:lang w:val="en-GB"/>
        </w:rPr>
        <w:pPrChange w:id="30"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OTU table aggregation (Step 5) is implemented entirely in SQL using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 xml:space="preserve"> (v0.10+) </w:t>
      </w:r>
      <w:r w:rsidRPr="00113901">
        <w:rPr>
          <w:rFonts w:ascii="Times New Roman" w:hAnsi="Times New Roman" w:cs="Times New Roman"/>
          <w:i/>
          <w:lang w:val="en-GB"/>
        </w:rPr>
        <w:t>(</w:t>
      </w:r>
      <w:proofErr w:type="spellStart"/>
      <w:r w:rsidRPr="00113901">
        <w:rPr>
          <w:rFonts w:ascii="Times New Roman" w:hAnsi="Times New Roman" w:cs="Times New Roman"/>
          <w:i/>
          <w:lang w:val="en-GB"/>
        </w:rPr>
        <w:t>Raasveldt</w:t>
      </w:r>
      <w:proofErr w:type="spellEnd"/>
      <w:r w:rsidRPr="00113901">
        <w:rPr>
          <w:rFonts w:ascii="Times New Roman" w:hAnsi="Times New Roman" w:cs="Times New Roman"/>
          <w:i/>
          <w:lang w:val="en-GB"/>
        </w:rPr>
        <w:t xml:space="preserve"> &amp; Mühleisen, 2019)</w:t>
      </w:r>
      <w:r w:rsidRPr="00113901">
        <w:rPr>
          <w:rFonts w:ascii="Times New Roman" w:hAnsi="Times New Roman" w:cs="Times New Roman"/>
          <w:vertAlign w:val="superscript"/>
          <w:lang w:val="en-GB"/>
        </w:rPr>
        <w:t>26</w:t>
      </w:r>
      <w:r w:rsidRPr="00113901">
        <w:rPr>
          <w:rFonts w:ascii="Times New Roman" w:hAnsi="Times New Roman" w:cs="Times New Roman"/>
          <w:lang w:val="en-GB"/>
        </w:rPr>
        <w:t xml:space="preserve">, an embeddable analytical database engine. A single optimised query performs a PIVOT operation over all per-sample count files, joins with the taxonomy map, and executes SQL-native taxonomic rank splitting and OTU identifier reformatting. This eliminates the need for iterative Python loops over potentially thousands of OTUs and all associated disk I/O for intermediate reformatting. Benchmark data (see Results) show that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-based aggregation is 57-fold faster and consumes 17-fold less memory than the equivalent EPI2ME workflow step.</w:t>
      </w:r>
    </w:p>
    <w:p w14:paraId="3EB0C766" w14:textId="77777777" w:rsidR="006A2195" w:rsidRPr="00113901" w:rsidRDefault="00FF5A73" w:rsidP="00113901">
      <w:pPr>
        <w:spacing w:before="80" w:after="80" w:line="276" w:lineRule="auto"/>
        <w:jc w:val="both"/>
        <w:rPr>
          <w:rFonts w:ascii="Times New Roman" w:hAnsi="Times New Roman" w:cs="Times New Roman"/>
          <w:lang w:val="en-GB"/>
        </w:rPr>
        <w:pPrChange w:id="31" w:author="Iscka iscka" w:date="2026-04-27T13:12:00Z" w16du:dateUtc="2026-04-27T11:12:00Z">
          <w:pPr>
            <w:spacing w:before="80" w:after="80" w:line="276" w:lineRule="auto"/>
          </w:pPr>
        </w:pPrChange>
      </w:pPr>
      <w:r w:rsidRPr="00113901">
        <w:rPr>
          <w:rFonts w:ascii="Times New Roman" w:hAnsi="Times New Roman" w:cs="Times New Roman"/>
          <w:lang w:val="en-GB"/>
        </w:rPr>
        <w:t>Interactive HTML reports are generated with Jinja2 templating and Plotly.js, encompassing three sections: Mapping QC (per-sample mapping rates, quality filter retention statistics, KPI dashboard), Filter QC (length distribution per barcode), and Metagenomic Analysis (taxonomic composition tabs at Family/Genus/Species level, an interactive Sankey diagram with rank filters and abundance cutoff, top-25 OTU heatmap, and a searchable full OTU table).</w:t>
      </w:r>
    </w:p>
    <w:p w14:paraId="1EDE7397" w14:textId="77777777" w:rsidR="006A2195" w:rsidRPr="00113901" w:rsidRDefault="006A2195" w:rsidP="00113901">
      <w:pPr>
        <w:spacing w:before="80" w:after="80"/>
        <w:jc w:val="both"/>
        <w:rPr>
          <w:rFonts w:ascii="Times New Roman" w:hAnsi="Times New Roman" w:cs="Times New Roman"/>
          <w:lang w:val="en-GB"/>
        </w:rPr>
        <w:pPrChange w:id="32" w:author="Iscka iscka" w:date="2026-04-27T13:12:00Z" w16du:dateUtc="2026-04-27T11:12:00Z">
          <w:pPr>
            <w:spacing w:before="80" w:after="80"/>
          </w:pPr>
        </w:pPrChange>
      </w:pPr>
    </w:p>
    <w:p w14:paraId="57053209" w14:textId="77777777" w:rsidR="006A2195" w:rsidRPr="00113901" w:rsidRDefault="00FF5A73" w:rsidP="00113901">
      <w:pPr>
        <w:pStyle w:val="Titolo2"/>
        <w:jc w:val="both"/>
        <w:rPr>
          <w:rFonts w:ascii="Times New Roman" w:hAnsi="Times New Roman" w:cs="Times New Roman"/>
          <w:sz w:val="22"/>
          <w:szCs w:val="22"/>
          <w:lang w:val="en-GB"/>
        </w:rPr>
        <w:pPrChange w:id="33" w:author="Iscka iscka" w:date="2026-04-27T13:12:00Z" w16du:dateUtc="2026-04-27T11:12:00Z">
          <w:pPr>
            <w:pStyle w:val="Titolo2"/>
          </w:pPr>
        </w:pPrChange>
      </w:pPr>
      <w:r w:rsidRPr="00113901">
        <w:rPr>
          <w:rFonts w:ascii="Times New Roman" w:hAnsi="Times New Roman" w:cs="Times New Roman"/>
          <w:sz w:val="22"/>
          <w:szCs w:val="22"/>
          <w:lang w:val="en-GB"/>
        </w:rPr>
        <w:t>2.2 Reference Databases</w:t>
      </w:r>
    </w:p>
    <w:p w14:paraId="7D5D565D" w14:textId="77777777" w:rsidR="006A2195" w:rsidRPr="00113901" w:rsidRDefault="00FF5A73" w:rsidP="00113901">
      <w:pPr>
        <w:spacing w:before="80" w:after="80" w:line="276" w:lineRule="auto"/>
        <w:jc w:val="both"/>
        <w:rPr>
          <w:rFonts w:ascii="Times New Roman" w:hAnsi="Times New Roman" w:cs="Times New Roman"/>
          <w:lang w:val="en-GB"/>
        </w:rPr>
        <w:pPrChange w:id="34" w:author="Iscka iscka" w:date="2026-04-27T13:12:00Z" w16du:dateUtc="2026-04-27T11:12:00Z">
          <w:pPr>
            <w:spacing w:before="80" w:after="80" w:line="276" w:lineRule="auto"/>
          </w:pPr>
        </w:pPrChange>
      </w:pPr>
      <w:r w:rsidRPr="00113901">
        <w:rPr>
          <w:rFonts w:ascii="Times New Roman" w:hAnsi="Times New Roman" w:cs="Times New Roman"/>
          <w:lang w:val="en-GB"/>
        </w:rPr>
        <w:t>Three reference databases were employed in this study. For ITS fungal analyses, we used (</w:t>
      </w:r>
      <w:proofErr w:type="spellStart"/>
      <w:r w:rsidRPr="00113901">
        <w:rPr>
          <w:rFonts w:ascii="Times New Roman" w:hAnsi="Times New Roman" w:cs="Times New Roman"/>
          <w:lang w:val="en-GB"/>
        </w:rPr>
        <w:t>i</w:t>
      </w:r>
      <w:proofErr w:type="spellEnd"/>
      <w:r w:rsidRPr="00113901">
        <w:rPr>
          <w:rFonts w:ascii="Times New Roman" w:hAnsi="Times New Roman" w:cs="Times New Roman"/>
          <w:lang w:val="en-GB"/>
        </w:rPr>
        <w:t xml:space="preserve">) the UNITE general FASTA release for eukaryotes (sh_general_release_dynamic_19.02.2025; 102,137 representative sequences, UNITE Community, 2025) </w:t>
      </w:r>
      <w:r w:rsidRPr="00113901">
        <w:rPr>
          <w:rFonts w:ascii="Times New Roman" w:hAnsi="Times New Roman" w:cs="Times New Roman"/>
          <w:i/>
          <w:lang w:val="en-GB"/>
        </w:rPr>
        <w:t>(Abarenkov et al., 2024; Nilsson et al., 2019)</w:t>
      </w:r>
      <w:r w:rsidRPr="00113901">
        <w:rPr>
          <w:rFonts w:ascii="Times New Roman" w:hAnsi="Times New Roman" w:cs="Times New Roman"/>
          <w:vertAlign w:val="superscript"/>
          <w:lang w:val="en-GB"/>
        </w:rPr>
        <w:t>19,20</w:t>
      </w:r>
      <w:r w:rsidRPr="00113901">
        <w:rPr>
          <w:rFonts w:ascii="Times New Roman" w:hAnsi="Times New Roman" w:cs="Times New Roman"/>
          <w:lang w:val="en-GB"/>
        </w:rPr>
        <w:t xml:space="preserve"> and (ii) the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xml:space="preserve"> General EUK longread v2.0 database (193,705 sequences)</w:t>
      </w:r>
      <w:r w:rsidRPr="00113901">
        <w:rPr>
          <w:rFonts w:ascii="Times New Roman" w:hAnsi="Times New Roman" w:cs="Times New Roman"/>
          <w:i/>
          <w:lang w:val="en-GB"/>
        </w:rPr>
        <w:t xml:space="preserve"> (Gong et al., 2024)</w:t>
      </w:r>
      <w:r w:rsidRPr="00113901">
        <w:rPr>
          <w:rFonts w:ascii="Times New Roman" w:hAnsi="Times New Roman" w:cs="Times New Roman"/>
          <w:vertAlign w:val="superscript"/>
          <w:lang w:val="en-GB"/>
        </w:rPr>
        <w:t>25</w:t>
      </w:r>
      <w:r w:rsidRPr="00113901">
        <w:rPr>
          <w:rFonts w:ascii="Times New Roman" w:hAnsi="Times New Roman" w:cs="Times New Roman"/>
          <w:lang w:val="en-GB"/>
        </w:rPr>
        <w:t xml:space="preserve">, specifically curated for long-read amplicon analysis covering the extended ITS–LSU region </w:t>
      </w:r>
      <w:r w:rsidRPr="00113901">
        <w:rPr>
          <w:rFonts w:ascii="Times New Roman" w:hAnsi="Times New Roman" w:cs="Times New Roman"/>
          <w:i/>
          <w:lang w:val="en-GB"/>
        </w:rPr>
        <w:t>(Heeger et al., 2018)</w:t>
      </w:r>
      <w:r w:rsidRPr="00113901">
        <w:rPr>
          <w:rFonts w:ascii="Times New Roman" w:hAnsi="Times New Roman" w:cs="Times New Roman"/>
          <w:vertAlign w:val="superscript"/>
          <w:lang w:val="en-GB"/>
        </w:rPr>
        <w:t>8</w:t>
      </w:r>
      <w:r w:rsidRPr="00113901">
        <w:rPr>
          <w:rFonts w:ascii="Times New Roman" w:hAnsi="Times New Roman" w:cs="Times New Roman"/>
          <w:lang w:val="en-GB"/>
        </w:rPr>
        <w:t xml:space="preserve">. For 16S rRNA prokaryotic analyses, we used SILVA </w:t>
      </w:r>
      <w:proofErr w:type="spellStart"/>
      <w:r w:rsidRPr="00113901">
        <w:rPr>
          <w:rFonts w:ascii="Times New Roman" w:hAnsi="Times New Roman" w:cs="Times New Roman"/>
          <w:lang w:val="en-GB"/>
        </w:rPr>
        <w:t>SSURef</w:t>
      </w:r>
      <w:proofErr w:type="spellEnd"/>
      <w:r w:rsidRPr="00113901">
        <w:rPr>
          <w:rFonts w:ascii="Times New Roman" w:hAnsi="Times New Roman" w:cs="Times New Roman"/>
          <w:lang w:val="en-GB"/>
        </w:rPr>
        <w:t xml:space="preserve"> NR99 release 138.2 (510,495 sequences), the non-redundant subset of SILVA's curated small-subunit ribosomal RNA alignment </w:t>
      </w:r>
      <w:r w:rsidRPr="00113901">
        <w:rPr>
          <w:rFonts w:ascii="Times New Roman" w:hAnsi="Times New Roman" w:cs="Times New Roman"/>
          <w:i/>
          <w:lang w:val="en-GB"/>
        </w:rPr>
        <w:t>(Quast et al., 2013)</w:t>
      </w:r>
      <w:r w:rsidRPr="00113901">
        <w:rPr>
          <w:rFonts w:ascii="Times New Roman" w:hAnsi="Times New Roman" w:cs="Times New Roman"/>
          <w:vertAlign w:val="superscript"/>
          <w:lang w:val="en-GB"/>
        </w:rPr>
        <w:t>21</w:t>
      </w:r>
      <w:r w:rsidRPr="00113901">
        <w:rPr>
          <w:rFonts w:ascii="Times New Roman" w:hAnsi="Times New Roman" w:cs="Times New Roman"/>
          <w:lang w:val="en-GB"/>
        </w:rPr>
        <w:t>.</w:t>
      </w:r>
    </w:p>
    <w:p w14:paraId="00C7187D" w14:textId="77777777" w:rsidR="006A2195" w:rsidRPr="00113901" w:rsidRDefault="006A2195" w:rsidP="00113901">
      <w:pPr>
        <w:spacing w:before="80" w:after="80"/>
        <w:jc w:val="both"/>
        <w:rPr>
          <w:rFonts w:ascii="Times New Roman" w:hAnsi="Times New Roman" w:cs="Times New Roman"/>
          <w:lang w:val="en-GB"/>
        </w:rPr>
        <w:pPrChange w:id="35" w:author="Iscka iscka" w:date="2026-04-27T13:12:00Z" w16du:dateUtc="2026-04-27T11:12:00Z">
          <w:pPr>
            <w:spacing w:before="80" w:after="80"/>
          </w:pPr>
        </w:pPrChange>
      </w:pPr>
    </w:p>
    <w:p w14:paraId="710319B2" w14:textId="77777777" w:rsidR="006A2195" w:rsidRPr="00113901" w:rsidRDefault="00FF5A73" w:rsidP="00113901">
      <w:pPr>
        <w:pStyle w:val="Titolo2"/>
        <w:jc w:val="both"/>
        <w:rPr>
          <w:rFonts w:ascii="Times New Roman" w:hAnsi="Times New Roman" w:cs="Times New Roman"/>
          <w:sz w:val="22"/>
          <w:szCs w:val="22"/>
          <w:lang w:val="en-GB"/>
        </w:rPr>
        <w:pPrChange w:id="36" w:author="Iscka iscka" w:date="2026-04-27T13:12:00Z" w16du:dateUtc="2026-04-27T11:12:00Z">
          <w:pPr>
            <w:pStyle w:val="Titolo2"/>
          </w:pPr>
        </w:pPrChange>
      </w:pPr>
      <w:r w:rsidRPr="00113901">
        <w:rPr>
          <w:rFonts w:ascii="Times New Roman" w:hAnsi="Times New Roman" w:cs="Times New Roman"/>
          <w:sz w:val="22"/>
          <w:szCs w:val="22"/>
          <w:lang w:val="en-GB"/>
        </w:rPr>
        <w:t>2.3 Mock Community Design and Sequencing</w:t>
      </w:r>
    </w:p>
    <w:p w14:paraId="1EFDBAE7" w14:textId="20C16C3D" w:rsidR="006A2195" w:rsidRPr="00113901" w:rsidRDefault="00FF5A73" w:rsidP="00113901">
      <w:pPr>
        <w:spacing w:before="80" w:after="80" w:line="276" w:lineRule="auto"/>
        <w:jc w:val="both"/>
        <w:rPr>
          <w:rFonts w:ascii="Times New Roman" w:hAnsi="Times New Roman" w:cs="Times New Roman"/>
          <w:lang w:val="en-GB"/>
        </w:rPr>
        <w:pPrChange w:id="37"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Biological performance was assessed using three mock community datasets. POOL5 is a six-sample (barcode01–barcode06) synthetic fungal mock community sequenced on the ONT </w:t>
      </w:r>
      <w:proofErr w:type="spellStart"/>
      <w:r w:rsidRPr="00113901">
        <w:rPr>
          <w:rFonts w:ascii="Times New Roman" w:hAnsi="Times New Roman" w:cs="Times New Roman"/>
          <w:lang w:val="en-GB"/>
        </w:rPr>
        <w:t>MinION</w:t>
      </w:r>
      <w:proofErr w:type="spellEnd"/>
      <w:r w:rsidRPr="00113901">
        <w:rPr>
          <w:rFonts w:ascii="Times New Roman" w:hAnsi="Times New Roman" w:cs="Times New Roman"/>
          <w:lang w:val="en-GB"/>
        </w:rPr>
        <w:t xml:space="preserve"> platform using standard ITS amplification protocols</w:t>
      </w:r>
      <w:r w:rsidRPr="00113901">
        <w:rPr>
          <w:rFonts w:ascii="Times New Roman" w:hAnsi="Times New Roman" w:cs="Times New Roman"/>
          <w:i/>
          <w:lang w:val="en-GB"/>
        </w:rPr>
        <w:t xml:space="preserve"> (Conti et al., 2023)</w:t>
      </w:r>
      <w:r w:rsidRPr="00113901">
        <w:rPr>
          <w:rFonts w:ascii="Times New Roman" w:hAnsi="Times New Roman" w:cs="Times New Roman"/>
          <w:vertAlign w:val="superscript"/>
          <w:lang w:val="en-GB"/>
        </w:rPr>
        <w:t>27</w:t>
      </w:r>
      <w:r w:rsidRPr="00113901">
        <w:rPr>
          <w:rFonts w:ascii="Times New Roman" w:hAnsi="Times New Roman" w:cs="Times New Roman"/>
          <w:lang w:val="en-GB"/>
        </w:rPr>
        <w:t xml:space="preserve"> (amplicon length range 400–1,800 bp; total 106,136 reads), each barcode representing a defined mixture of reference fungal strains from the University of Perugia Microbiology Laboratory collection. POOL18 is an equivalent six-sample mock community (472,389 reads; barcode01–barcode06) amplified with primers targeting the extended ITS–LSU locus, generating ultra-long amplicons in the range </w:t>
      </w:r>
      <w:r w:rsidR="000536A0" w:rsidRPr="00113901">
        <w:rPr>
          <w:rFonts w:ascii="Times New Roman" w:hAnsi="Times New Roman" w:cs="Times New Roman"/>
          <w:lang w:val="en-GB"/>
        </w:rPr>
        <w:t>3</w:t>
      </w:r>
      <w:r w:rsidRPr="00113901">
        <w:rPr>
          <w:rFonts w:ascii="Times New Roman" w:hAnsi="Times New Roman" w:cs="Times New Roman"/>
          <w:lang w:val="en-GB"/>
        </w:rPr>
        <w:t>,000–</w:t>
      </w:r>
      <w:r w:rsidR="000536A0" w:rsidRPr="00113901">
        <w:rPr>
          <w:rFonts w:ascii="Times New Roman" w:hAnsi="Times New Roman" w:cs="Times New Roman"/>
          <w:lang w:val="en-GB"/>
        </w:rPr>
        <w:t>5</w:t>
      </w:r>
      <w:r w:rsidRPr="00113901">
        <w:rPr>
          <w:rFonts w:ascii="Times New Roman" w:hAnsi="Times New Roman" w:cs="Times New Roman"/>
          <w:lang w:val="en-GB"/>
        </w:rPr>
        <w:t>,000 bp. Both POOL5 and POOL18 pools contain the same fungal species at defined ratios, enabling direct comparison of standard versus ultra-long ITS performance.</w:t>
      </w:r>
    </w:p>
    <w:p w14:paraId="06F7EAE4" w14:textId="77777777" w:rsidR="006A2195" w:rsidRPr="00113901" w:rsidRDefault="00FF5A73" w:rsidP="00113901">
      <w:pPr>
        <w:spacing w:before="80" w:after="80" w:line="276" w:lineRule="auto"/>
        <w:jc w:val="both"/>
        <w:rPr>
          <w:rFonts w:ascii="Times New Roman" w:hAnsi="Times New Roman" w:cs="Times New Roman"/>
          <w:lang w:val="en-GB"/>
        </w:rPr>
        <w:pPrChange w:id="38" w:author="Iscka iscka" w:date="2026-04-27T13:12:00Z" w16du:dateUtc="2026-04-27T11:12:00Z">
          <w:pPr>
            <w:spacing w:before="80" w:after="80" w:line="276" w:lineRule="auto"/>
          </w:pPr>
        </w:pPrChange>
      </w:pPr>
      <w:r w:rsidRPr="00113901">
        <w:rPr>
          <w:rFonts w:ascii="Times New Roman" w:hAnsi="Times New Roman" w:cs="Times New Roman"/>
          <w:lang w:val="en-GB"/>
        </w:rPr>
        <w:t>For 16S rRNA benchmark analyses, we used the MBARC synthetic 16S mock community dataset</w:t>
      </w:r>
      <w:r w:rsidRPr="00113901">
        <w:rPr>
          <w:rFonts w:ascii="Times New Roman" w:hAnsi="Times New Roman" w:cs="Times New Roman"/>
          <w:i/>
          <w:lang w:val="en-GB"/>
        </w:rPr>
        <w:t xml:space="preserve"> (Shakya et al., 2013)</w:t>
      </w:r>
      <w:r w:rsidRPr="00113901">
        <w:rPr>
          <w:rFonts w:ascii="Times New Roman" w:hAnsi="Times New Roman" w:cs="Times New Roman"/>
          <w:vertAlign w:val="superscript"/>
          <w:lang w:val="en-GB"/>
        </w:rPr>
        <w:t>28</w:t>
      </w:r>
      <w:r w:rsidRPr="00113901">
        <w:rPr>
          <w:rFonts w:ascii="Times New Roman" w:hAnsi="Times New Roman" w:cs="Times New Roman"/>
          <w:lang w:val="en-GB"/>
        </w:rPr>
        <w:t xml:space="preserve"> comprising 958,655 ONT </w:t>
      </w:r>
      <w:proofErr w:type="spellStart"/>
      <w:r w:rsidRPr="00113901">
        <w:rPr>
          <w:rFonts w:ascii="Times New Roman" w:hAnsi="Times New Roman" w:cs="Times New Roman"/>
          <w:lang w:val="en-GB"/>
        </w:rPr>
        <w:t>MinION</w:t>
      </w:r>
      <w:proofErr w:type="spellEnd"/>
      <w:r w:rsidRPr="00113901">
        <w:rPr>
          <w:rFonts w:ascii="Times New Roman" w:hAnsi="Times New Roman" w:cs="Times New Roman"/>
          <w:lang w:val="en-GB"/>
        </w:rPr>
        <w:t xml:space="preserve"> reads from a 26-member bacterial community at defined abundances, enabling quantitative assessment of mapping rate, recall, precision, and abundance correlation. The same 16S dataset was analysed independently with LOREON and with the EPI2ME wf-16s workflow </w:t>
      </w:r>
      <w:r w:rsidRPr="00113901">
        <w:rPr>
          <w:rFonts w:ascii="Times New Roman" w:hAnsi="Times New Roman" w:cs="Times New Roman"/>
          <w:i/>
          <w:lang w:val="en-GB"/>
        </w:rPr>
        <w:t>(Oxford Nanopore Technologies, 2024)</w:t>
      </w:r>
      <w:r w:rsidRPr="00113901">
        <w:rPr>
          <w:rFonts w:ascii="Times New Roman" w:hAnsi="Times New Roman" w:cs="Times New Roman"/>
          <w:vertAlign w:val="superscript"/>
          <w:lang w:val="en-GB"/>
        </w:rPr>
        <w:t>12</w:t>
      </w:r>
      <w:r w:rsidRPr="00113901">
        <w:rPr>
          <w:rFonts w:ascii="Times New Roman" w:hAnsi="Times New Roman" w:cs="Times New Roman"/>
          <w:lang w:val="en-GB"/>
        </w:rPr>
        <w:t xml:space="preserve"> to enable direct head-to-head performance comparison.</w:t>
      </w:r>
    </w:p>
    <w:p w14:paraId="6FFADE6E" w14:textId="77777777" w:rsidR="006A2195" w:rsidRPr="00113901" w:rsidRDefault="006A2195" w:rsidP="00113901">
      <w:pPr>
        <w:spacing w:before="80" w:after="80"/>
        <w:jc w:val="both"/>
        <w:rPr>
          <w:rFonts w:ascii="Times New Roman" w:hAnsi="Times New Roman" w:cs="Times New Roman"/>
          <w:lang w:val="en-GB"/>
        </w:rPr>
        <w:pPrChange w:id="39" w:author="Iscka iscka" w:date="2026-04-27T13:12:00Z" w16du:dateUtc="2026-04-27T11:12:00Z">
          <w:pPr>
            <w:spacing w:before="80" w:after="80"/>
          </w:pPr>
        </w:pPrChange>
      </w:pPr>
    </w:p>
    <w:p w14:paraId="0634053F" w14:textId="77777777" w:rsidR="006A2195" w:rsidRPr="00113901" w:rsidRDefault="00FF5A73" w:rsidP="00113901">
      <w:pPr>
        <w:pStyle w:val="Titolo2"/>
        <w:jc w:val="both"/>
        <w:rPr>
          <w:rFonts w:ascii="Times New Roman" w:hAnsi="Times New Roman" w:cs="Times New Roman"/>
          <w:sz w:val="22"/>
          <w:szCs w:val="22"/>
          <w:lang w:val="en-GB"/>
        </w:rPr>
        <w:pPrChange w:id="40" w:author="Iscka iscka" w:date="2026-04-27T13:12:00Z" w16du:dateUtc="2026-04-27T11:12:00Z">
          <w:pPr>
            <w:pStyle w:val="Titolo2"/>
          </w:pPr>
        </w:pPrChange>
      </w:pPr>
      <w:r w:rsidRPr="00113901">
        <w:rPr>
          <w:rFonts w:ascii="Times New Roman" w:hAnsi="Times New Roman" w:cs="Times New Roman"/>
          <w:sz w:val="22"/>
          <w:szCs w:val="22"/>
          <w:lang w:val="en-GB"/>
        </w:rPr>
        <w:t>2.4 Biological Performance Metrics</w:t>
      </w:r>
    </w:p>
    <w:p w14:paraId="14B9E8ED" w14:textId="77777777" w:rsidR="006A2195" w:rsidRPr="00113901" w:rsidRDefault="00FF5A73" w:rsidP="00113901">
      <w:pPr>
        <w:spacing w:before="80" w:after="80" w:line="276" w:lineRule="auto"/>
        <w:jc w:val="both"/>
        <w:rPr>
          <w:rFonts w:ascii="Times New Roman" w:hAnsi="Times New Roman" w:cs="Times New Roman"/>
          <w:lang w:val="en-GB"/>
        </w:rPr>
        <w:pPrChange w:id="41" w:author="Iscka iscka" w:date="2026-04-27T13:12:00Z" w16du:dateUtc="2026-04-27T11:12:00Z">
          <w:pPr>
            <w:spacing w:before="80" w:after="80" w:line="276" w:lineRule="auto"/>
          </w:pPr>
        </w:pPrChange>
      </w:pPr>
      <w:r w:rsidRPr="00113901">
        <w:rPr>
          <w:rFonts w:ascii="Times New Roman" w:hAnsi="Times New Roman" w:cs="Times New Roman"/>
          <w:lang w:val="en-GB"/>
        </w:rPr>
        <w:t>Precision, recall, and F1 score were computed at the species level for each of the three analysis types (ITS standard, ITS ultra-long, 16S rRNA). True positives (TP) were defined as species present in the mock community ground truth and detected by LOREON with abundance above 0.1% of total reads; false positives (FP) as species detected by LOREON but absent from the ground truth; and false negatives (FN) as species present in the ground truth but not detected. Precision = TP/(TP+FP), Recall = TP/(TP+FN), F1 = 2 × Precision × Recall / (Precision + Recall). Correlation between observed and expected relative abundances was assessed with Pearson's r on log10-transformed values</w:t>
      </w:r>
      <w:r w:rsidRPr="00113901">
        <w:rPr>
          <w:rFonts w:ascii="Times New Roman" w:hAnsi="Times New Roman" w:cs="Times New Roman"/>
          <w:i/>
          <w:lang w:val="en-GB"/>
        </w:rPr>
        <w:t xml:space="preserve"> (O'Sullivan et al., 2021)</w:t>
      </w:r>
      <w:r w:rsidRPr="00113901">
        <w:rPr>
          <w:rFonts w:ascii="Times New Roman" w:hAnsi="Times New Roman" w:cs="Times New Roman"/>
          <w:vertAlign w:val="superscript"/>
          <w:lang w:val="en-GB"/>
        </w:rPr>
        <w:t>29</w:t>
      </w:r>
      <w:r w:rsidRPr="00113901">
        <w:rPr>
          <w:rFonts w:ascii="Times New Roman" w:hAnsi="Times New Roman" w:cs="Times New Roman"/>
          <w:lang w:val="en-GB"/>
        </w:rPr>
        <w:t>.</w:t>
      </w:r>
    </w:p>
    <w:p w14:paraId="3B2997ED" w14:textId="77777777" w:rsidR="006A2195" w:rsidRPr="00113901" w:rsidRDefault="006A2195" w:rsidP="00113901">
      <w:pPr>
        <w:spacing w:before="80" w:after="80"/>
        <w:jc w:val="both"/>
        <w:rPr>
          <w:rFonts w:ascii="Times New Roman" w:hAnsi="Times New Roman" w:cs="Times New Roman"/>
          <w:lang w:val="en-GB"/>
        </w:rPr>
        <w:pPrChange w:id="42" w:author="Iscka iscka" w:date="2026-04-27T13:12:00Z" w16du:dateUtc="2026-04-27T11:12:00Z">
          <w:pPr>
            <w:spacing w:before="80" w:after="80"/>
          </w:pPr>
        </w:pPrChange>
      </w:pPr>
    </w:p>
    <w:p w14:paraId="45B6320B" w14:textId="77777777" w:rsidR="006A2195" w:rsidRPr="00113901" w:rsidRDefault="00FF5A73" w:rsidP="00113901">
      <w:pPr>
        <w:pStyle w:val="Titolo2"/>
        <w:jc w:val="both"/>
        <w:rPr>
          <w:rFonts w:ascii="Times New Roman" w:hAnsi="Times New Roman" w:cs="Times New Roman"/>
          <w:sz w:val="22"/>
          <w:szCs w:val="22"/>
          <w:lang w:val="en-GB"/>
        </w:rPr>
        <w:pPrChange w:id="43" w:author="Iscka iscka" w:date="2026-04-27T13:12:00Z" w16du:dateUtc="2026-04-27T11:12:00Z">
          <w:pPr>
            <w:pStyle w:val="Titolo2"/>
          </w:pPr>
        </w:pPrChange>
      </w:pPr>
      <w:r w:rsidRPr="00113901">
        <w:rPr>
          <w:rFonts w:ascii="Times New Roman" w:hAnsi="Times New Roman" w:cs="Times New Roman"/>
          <w:sz w:val="22"/>
          <w:szCs w:val="22"/>
          <w:lang w:val="en-GB"/>
        </w:rPr>
        <w:t>2.5 Computational Benchmarking</w:t>
      </w:r>
    </w:p>
    <w:p w14:paraId="79AAACC1" w14:textId="77777777" w:rsidR="006A2195" w:rsidRPr="00113901" w:rsidRDefault="00FF5A73" w:rsidP="00113901">
      <w:pPr>
        <w:spacing w:before="80" w:after="80" w:line="276" w:lineRule="auto"/>
        <w:jc w:val="both"/>
        <w:rPr>
          <w:rFonts w:ascii="Times New Roman" w:hAnsi="Times New Roman" w:cs="Times New Roman"/>
          <w:lang w:val="en-GB"/>
        </w:rPr>
        <w:pPrChange w:id="44"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LOREON's built-in performance profiling module was used to record per-step wall time, CPU time, and resident memory (RSS) across all platforms and analyses. Profiling was activated via the </w:t>
      </w:r>
      <w:r w:rsidRPr="00113901">
        <w:rPr>
          <w:rFonts w:ascii="Times New Roman" w:hAnsi="Times New Roman" w:cs="Times New Roman"/>
          <w:i/>
          <w:iCs/>
          <w:lang w:val="en-GB"/>
        </w:rPr>
        <w:t>--profile</w:t>
      </w:r>
      <w:r w:rsidRPr="00113901">
        <w:rPr>
          <w:rFonts w:ascii="Times New Roman" w:hAnsi="Times New Roman" w:cs="Times New Roman"/>
          <w:lang w:val="en-GB"/>
        </w:rPr>
        <w:t xml:space="preserve"> flag, with metrics reported in JSON format. All runs were performed on freshly cleared output </w:t>
      </w:r>
      <w:r w:rsidRPr="00113901">
        <w:rPr>
          <w:rFonts w:ascii="Times New Roman" w:hAnsi="Times New Roman" w:cs="Times New Roman"/>
          <w:lang w:val="en-GB"/>
        </w:rPr>
        <w:lastRenderedPageBreak/>
        <w:t>directories to exclude caching effects except for taxonomy map reuse, which reflects real-world usage patterns.</w:t>
      </w:r>
    </w:p>
    <w:p w14:paraId="23B2635F" w14:textId="77777777" w:rsidR="006A2195" w:rsidRPr="00113901" w:rsidRDefault="00FF5A73" w:rsidP="00113901">
      <w:pPr>
        <w:spacing w:before="80" w:after="80" w:line="276" w:lineRule="auto"/>
        <w:jc w:val="both"/>
        <w:rPr>
          <w:rFonts w:ascii="Times New Roman" w:hAnsi="Times New Roman" w:cs="Times New Roman"/>
          <w:lang w:val="en-GB"/>
        </w:rPr>
        <w:pPrChange w:id="45" w:author="Iscka iscka" w:date="2026-04-27T13:12:00Z" w16du:dateUtc="2026-04-27T11:12:00Z">
          <w:pPr>
            <w:spacing w:before="80" w:after="80" w:line="276" w:lineRule="auto"/>
          </w:pPr>
        </w:pPrChange>
      </w:pPr>
      <w:r w:rsidRPr="00113901">
        <w:rPr>
          <w:rFonts w:ascii="Times New Roman" w:hAnsi="Times New Roman" w:cs="Times New Roman"/>
          <w:lang w:val="en-GB"/>
        </w:rPr>
        <w:t>Three hardware configurations were evaluated, representing environments typically available in non-specialist microbiology laboratories (Table 1): (</w:t>
      </w:r>
      <w:proofErr w:type="spellStart"/>
      <w:r w:rsidRPr="00113901">
        <w:rPr>
          <w:rFonts w:ascii="Times New Roman" w:hAnsi="Times New Roman" w:cs="Times New Roman"/>
          <w:lang w:val="en-GB"/>
        </w:rPr>
        <w:t>i</w:t>
      </w:r>
      <w:proofErr w:type="spellEnd"/>
      <w:r w:rsidRPr="00113901">
        <w:rPr>
          <w:rFonts w:ascii="Times New Roman" w:hAnsi="Times New Roman" w:cs="Times New Roman"/>
          <w:lang w:val="en-GB"/>
        </w:rPr>
        <w:t>) Apple M4 Pro with 14 cores and 24 GB RAM running macOS Sequoia 15; (ii) an Intel Core i5-6400T 4-core laboratory workstation with 15 GB RAM running Ubuntu 24.04 LTS; and (iii) a consumer Windows 11 PC with 8 available threads, running LOREON in Docker-based mode (the standard Windows deployment). On the Ubuntu workstation, 20 total threads were allocated for throughput maximisation; on the Mac, 10 threads were used (4 per mapping job); on the Windows PC, 8 threads with 4 per job.</w:t>
      </w:r>
    </w:p>
    <w:p w14:paraId="0D9B05B6" w14:textId="77777777" w:rsidR="006A2195" w:rsidRPr="00113901" w:rsidRDefault="006A2195" w:rsidP="00113901">
      <w:pPr>
        <w:spacing w:before="80" w:after="80"/>
        <w:jc w:val="both"/>
        <w:rPr>
          <w:rFonts w:ascii="Times New Roman" w:hAnsi="Times New Roman" w:cs="Times New Roman"/>
          <w:lang w:val="en-GB"/>
        </w:rPr>
        <w:pPrChange w:id="46" w:author="Iscka iscka" w:date="2026-04-27T13:12:00Z" w16du:dateUtc="2026-04-27T11:12:00Z">
          <w:pPr>
            <w:spacing w:before="80" w:after="80"/>
          </w:pPr>
        </w:pPrChange>
      </w:pPr>
    </w:p>
    <w:p w14:paraId="0F36D490" w14:textId="77777777" w:rsidR="006A2195" w:rsidRPr="00113901" w:rsidRDefault="00FF5A73" w:rsidP="00113901">
      <w:pPr>
        <w:pStyle w:val="Titolo2"/>
        <w:jc w:val="both"/>
        <w:rPr>
          <w:rFonts w:ascii="Times New Roman" w:hAnsi="Times New Roman" w:cs="Times New Roman"/>
          <w:sz w:val="22"/>
          <w:szCs w:val="22"/>
          <w:lang w:val="en-GB"/>
        </w:rPr>
        <w:pPrChange w:id="47" w:author="Iscka iscka" w:date="2026-04-27T13:12:00Z" w16du:dateUtc="2026-04-27T11:12:00Z">
          <w:pPr>
            <w:pStyle w:val="Titolo2"/>
          </w:pPr>
        </w:pPrChange>
      </w:pPr>
      <w:r w:rsidRPr="00113901">
        <w:rPr>
          <w:rFonts w:ascii="Times New Roman" w:hAnsi="Times New Roman" w:cs="Times New Roman"/>
          <w:sz w:val="22"/>
          <w:szCs w:val="22"/>
          <w:lang w:val="en-GB"/>
        </w:rPr>
        <w:t>2.6 Comparison with EPI2ME wf-16s</w:t>
      </w:r>
    </w:p>
    <w:p w14:paraId="458549B1" w14:textId="178F8BBB" w:rsidR="006A2195" w:rsidRPr="00113901" w:rsidRDefault="00FF5A73" w:rsidP="00113901">
      <w:pPr>
        <w:spacing w:before="80" w:after="80" w:line="276" w:lineRule="auto"/>
        <w:jc w:val="both"/>
        <w:rPr>
          <w:rFonts w:ascii="Times New Roman" w:hAnsi="Times New Roman" w:cs="Times New Roman"/>
          <w:lang w:val="en-GB"/>
        </w:rPr>
        <w:pPrChange w:id="48"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EPI2ME wf-16s (Oxford Nanopore Technologies, version tested March 2026) </w:t>
      </w:r>
      <w:r w:rsidRPr="00113901">
        <w:rPr>
          <w:rFonts w:ascii="Times New Roman" w:hAnsi="Times New Roman" w:cs="Times New Roman"/>
          <w:i/>
          <w:lang w:val="en-GB"/>
        </w:rPr>
        <w:t>(Oxford Nanopore Technologies, 2024)</w:t>
      </w:r>
      <w:r w:rsidRPr="00113901">
        <w:rPr>
          <w:rFonts w:ascii="Times New Roman" w:hAnsi="Times New Roman" w:cs="Times New Roman"/>
          <w:vertAlign w:val="superscript"/>
          <w:lang w:val="en-GB"/>
        </w:rPr>
        <w:t>12</w:t>
      </w:r>
      <w:r w:rsidRPr="00113901">
        <w:rPr>
          <w:rStyle w:val="Rimandonotaapidipagina"/>
          <w:rFonts w:ascii="Times New Roman" w:hAnsi="Times New Roman" w:cs="Times New Roman"/>
        </w:rPr>
        <w:footnoteReference w:id="1"/>
      </w:r>
      <w:r w:rsidRPr="00113901">
        <w:rPr>
          <w:rFonts w:ascii="Times New Roman" w:hAnsi="Times New Roman" w:cs="Times New Roman"/>
          <w:lang w:val="en-GB"/>
        </w:rPr>
        <w:t xml:space="preserve"> was run on the same hardware and identical input data (MBARC 16S mock, 958,655 reads) using its default configuration (minimap2 v2.28-r1209, NCBI 16S/18S pre-built database, length filter 800–2,000 bp, minimum percent identity 10%, minimum reference coverage 10%, 4 threads). LOREON was run with SILVA 138.2 NR99 (510,495 entries), no length filter, 10 total threads, and 4 threads per job.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execution trace logs were parsed for per-task timing and peak memory. Orchestration overhead was defined as total wall time minus the mapping step duration. All measurements are single-run observations on a quiescent machine; the minimap2 processing step dominates (&gt;96% of total time) and is intrinsically stochastic due to kernel scheduling, thus within-run differences of 1–3% are within normal variation.</w:t>
      </w:r>
    </w:p>
    <w:p w14:paraId="2568D9AD" w14:textId="77777777" w:rsidR="006A2195" w:rsidRPr="00113901" w:rsidRDefault="006A2195" w:rsidP="00113901">
      <w:pPr>
        <w:spacing w:before="80" w:after="80"/>
        <w:jc w:val="both"/>
        <w:rPr>
          <w:rFonts w:ascii="Times New Roman" w:hAnsi="Times New Roman" w:cs="Times New Roman"/>
          <w:lang w:val="en-GB"/>
        </w:rPr>
        <w:pPrChange w:id="49" w:author="Iscka iscka" w:date="2026-04-27T13:12:00Z" w16du:dateUtc="2026-04-27T11:12:00Z">
          <w:pPr>
            <w:spacing w:before="80" w:after="80"/>
          </w:pPr>
        </w:pPrChange>
      </w:pPr>
    </w:p>
    <w:p w14:paraId="42739B89" w14:textId="77777777" w:rsidR="006A2195" w:rsidRPr="00113901" w:rsidRDefault="00FF5A73" w:rsidP="00113901">
      <w:pPr>
        <w:spacing w:before="120" w:after="120"/>
        <w:jc w:val="both"/>
        <w:rPr>
          <w:rFonts w:ascii="Times New Roman" w:hAnsi="Times New Roman" w:cs="Times New Roman"/>
          <w:lang w:val="en-GB"/>
        </w:rPr>
        <w:pPrChange w:id="50" w:author="Iscka iscka" w:date="2026-04-27T13:12:00Z" w16du:dateUtc="2026-04-27T11:12:00Z">
          <w:pPr>
            <w:spacing w:before="120" w:after="120"/>
          </w:pPr>
        </w:pPrChange>
      </w:pPr>
      <w:r w:rsidRPr="00113901">
        <w:rPr>
          <w:rFonts w:ascii="Times New Roman" w:hAnsi="Times New Roman" w:cs="Times New Roman"/>
          <w:b/>
          <w:bCs/>
          <w:lang w:val="en-GB"/>
        </w:rPr>
        <w:t xml:space="preserve">Table 1. </w:t>
      </w:r>
      <w:r w:rsidRPr="00113901">
        <w:rPr>
          <w:rFonts w:ascii="Times New Roman" w:hAnsi="Times New Roman" w:cs="Times New Roman"/>
          <w:lang w:val="en-GB"/>
        </w:rPr>
        <w:t>Hardware specifications of the three platforms used for benchmarking.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500"/>
        <w:gridCol w:w="2026"/>
      </w:tblGrid>
      <w:tr w:rsidR="006A2195" w:rsidRPr="00113901" w14:paraId="43E59BFF" w14:textId="77777777">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822C0DE" w14:textId="77777777" w:rsidR="006A2195" w:rsidRPr="00113901" w:rsidRDefault="00FF5A73" w:rsidP="00113901">
            <w:pPr>
              <w:jc w:val="both"/>
              <w:rPr>
                <w:rFonts w:ascii="Times New Roman" w:hAnsi="Times New Roman" w:cs="Times New Roman"/>
              </w:rPr>
              <w:pPrChange w:id="51" w:author="Iscka iscka" w:date="2026-04-27T13:12:00Z" w16du:dateUtc="2026-04-27T11:12:00Z">
                <w:pPr/>
              </w:pPrChange>
            </w:pPr>
            <w:r w:rsidRPr="00113901">
              <w:rPr>
                <w:rFonts w:ascii="Times New Roman" w:hAnsi="Times New Roman" w:cs="Times New Roman"/>
                <w:b/>
                <w:bCs/>
                <w:color w:val="FFFFFF"/>
              </w:rPr>
              <w:t>Platform</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84DE648" w14:textId="77777777" w:rsidR="006A2195" w:rsidRPr="00113901" w:rsidRDefault="00FF5A73" w:rsidP="00113901">
            <w:pPr>
              <w:jc w:val="both"/>
              <w:rPr>
                <w:rFonts w:ascii="Times New Roman" w:hAnsi="Times New Roman" w:cs="Times New Roman"/>
              </w:rPr>
              <w:pPrChange w:id="52" w:author="Iscka iscka" w:date="2026-04-27T13:12:00Z" w16du:dateUtc="2026-04-27T11:12:00Z">
                <w:pPr/>
              </w:pPrChange>
            </w:pPr>
            <w:r w:rsidRPr="00113901">
              <w:rPr>
                <w:rFonts w:ascii="Times New Roman" w:hAnsi="Times New Roman" w:cs="Times New Roman"/>
                <w:b/>
                <w:bCs/>
                <w:color w:val="FFFFFF"/>
              </w:rPr>
              <w:t>CPU</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F8825A1" w14:textId="77777777" w:rsidR="006A2195" w:rsidRPr="00113901" w:rsidRDefault="00FF5A73" w:rsidP="00113901">
            <w:pPr>
              <w:jc w:val="both"/>
              <w:rPr>
                <w:rFonts w:ascii="Times New Roman" w:hAnsi="Times New Roman" w:cs="Times New Roman"/>
              </w:rPr>
              <w:pPrChange w:id="53" w:author="Iscka iscka" w:date="2026-04-27T13:12:00Z" w16du:dateUtc="2026-04-27T11:12:00Z">
                <w:pPr/>
              </w:pPrChange>
            </w:pPr>
            <w:r w:rsidRPr="00113901">
              <w:rPr>
                <w:rFonts w:ascii="Times New Roman" w:hAnsi="Times New Roman" w:cs="Times New Roman"/>
                <w:b/>
                <w:bCs/>
                <w:color w:val="FFFFFF"/>
              </w:rPr>
              <w:t xml:space="preserve">Cores / </w:t>
            </w:r>
            <w:proofErr w:type="spellStart"/>
            <w:r w:rsidRPr="00113901">
              <w:rPr>
                <w:rFonts w:ascii="Times New Roman" w:hAnsi="Times New Roman" w:cs="Times New Roman"/>
                <w:b/>
                <w:bCs/>
                <w:color w:val="FFFFFF"/>
              </w:rPr>
              <w:t>Threads</w:t>
            </w:r>
            <w:proofErr w:type="spellEnd"/>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5188AA6" w14:textId="77777777" w:rsidR="006A2195" w:rsidRPr="00113901" w:rsidRDefault="00FF5A73" w:rsidP="00113901">
            <w:pPr>
              <w:jc w:val="both"/>
              <w:rPr>
                <w:rFonts w:ascii="Times New Roman" w:hAnsi="Times New Roman" w:cs="Times New Roman"/>
              </w:rPr>
              <w:pPrChange w:id="54" w:author="Iscka iscka" w:date="2026-04-27T13:12:00Z" w16du:dateUtc="2026-04-27T11:12:00Z">
                <w:pPr/>
              </w:pPrChange>
            </w:pPr>
            <w:r w:rsidRPr="00113901">
              <w:rPr>
                <w:rFonts w:ascii="Times New Roman" w:hAnsi="Times New Roman" w:cs="Times New Roman"/>
                <w:b/>
                <w:bCs/>
                <w:color w:val="FFFFFF"/>
              </w:rPr>
              <w:t>RAM</w:t>
            </w:r>
          </w:p>
        </w:tc>
        <w:tc>
          <w:tcPr>
            <w:tcW w:w="20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98BD134" w14:textId="77777777" w:rsidR="006A2195" w:rsidRPr="00113901" w:rsidRDefault="00FF5A73" w:rsidP="00113901">
            <w:pPr>
              <w:jc w:val="both"/>
              <w:rPr>
                <w:rFonts w:ascii="Times New Roman" w:hAnsi="Times New Roman" w:cs="Times New Roman"/>
              </w:rPr>
              <w:pPrChange w:id="55" w:author="Iscka iscka" w:date="2026-04-27T13:12:00Z" w16du:dateUtc="2026-04-27T11:12:00Z">
                <w:pPr/>
              </w:pPrChange>
            </w:pPr>
            <w:r w:rsidRPr="00113901">
              <w:rPr>
                <w:rFonts w:ascii="Times New Roman" w:hAnsi="Times New Roman" w:cs="Times New Roman"/>
                <w:b/>
                <w:bCs/>
                <w:color w:val="FFFFFF"/>
              </w:rPr>
              <w:t>OS</w:t>
            </w:r>
          </w:p>
        </w:tc>
      </w:tr>
      <w:tr w:rsidR="006A2195" w:rsidRPr="00113901" w14:paraId="6BE808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9E52E3" w14:textId="77777777" w:rsidR="006A2195" w:rsidRPr="00113901" w:rsidRDefault="00FF5A73" w:rsidP="00113901">
            <w:pPr>
              <w:jc w:val="both"/>
              <w:rPr>
                <w:rFonts w:ascii="Times New Roman" w:hAnsi="Times New Roman" w:cs="Times New Roman"/>
              </w:rPr>
              <w:pPrChange w:id="56" w:author="Iscka iscka" w:date="2026-04-27T13:12:00Z" w16du:dateUtc="2026-04-27T11:12:00Z">
                <w:pPr/>
              </w:pPrChange>
            </w:pPr>
            <w:proofErr w:type="spellStart"/>
            <w:r w:rsidRPr="00113901">
              <w:rPr>
                <w:rFonts w:ascii="Times New Roman" w:hAnsi="Times New Roman" w:cs="Times New Roman"/>
              </w:rPr>
              <w:t>macOS</w:t>
            </w:r>
            <w:proofErr w:type="spellEnd"/>
            <w:r w:rsidRPr="00113901">
              <w:rPr>
                <w:rFonts w:ascii="Times New Roman" w:hAnsi="Times New Roman" w:cs="Times New Roman"/>
              </w:rPr>
              <w:t xml:space="preserve"> M4 Pro</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DEB2B9" w14:textId="77777777" w:rsidR="006A2195" w:rsidRPr="00113901" w:rsidRDefault="00FF5A73" w:rsidP="00113901">
            <w:pPr>
              <w:jc w:val="both"/>
              <w:rPr>
                <w:rFonts w:ascii="Times New Roman" w:hAnsi="Times New Roman" w:cs="Times New Roman"/>
              </w:rPr>
              <w:pPrChange w:id="57" w:author="Iscka iscka" w:date="2026-04-27T13:12:00Z" w16du:dateUtc="2026-04-27T11:12:00Z">
                <w:pPr/>
              </w:pPrChange>
            </w:pPr>
            <w:r w:rsidRPr="00113901">
              <w:rPr>
                <w:rFonts w:ascii="Times New Roman" w:hAnsi="Times New Roman" w:cs="Times New Roman"/>
              </w:rPr>
              <w:t>Apple M4 Pro</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7B1809" w14:textId="77777777" w:rsidR="006A2195" w:rsidRPr="00113901" w:rsidRDefault="00FF5A73" w:rsidP="00113901">
            <w:pPr>
              <w:jc w:val="both"/>
              <w:rPr>
                <w:rFonts w:ascii="Times New Roman" w:hAnsi="Times New Roman" w:cs="Times New Roman"/>
              </w:rPr>
              <w:pPrChange w:id="58" w:author="Iscka iscka" w:date="2026-04-27T13:12:00Z" w16du:dateUtc="2026-04-27T11:12:00Z">
                <w:pPr/>
              </w:pPrChange>
            </w:pPr>
            <w:r w:rsidRPr="00113901">
              <w:rPr>
                <w:rFonts w:ascii="Times New Roman" w:hAnsi="Times New Roman" w:cs="Times New Roman"/>
              </w:rPr>
              <w:t>14 / 14</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55C6EC" w14:textId="77777777" w:rsidR="006A2195" w:rsidRPr="00113901" w:rsidRDefault="00FF5A73" w:rsidP="00113901">
            <w:pPr>
              <w:jc w:val="both"/>
              <w:rPr>
                <w:rFonts w:ascii="Times New Roman" w:hAnsi="Times New Roman" w:cs="Times New Roman"/>
              </w:rPr>
              <w:pPrChange w:id="59" w:author="Iscka iscka" w:date="2026-04-27T13:12:00Z" w16du:dateUtc="2026-04-27T11:12:00Z">
                <w:pPr/>
              </w:pPrChange>
            </w:pPr>
            <w:r w:rsidRPr="00113901">
              <w:rPr>
                <w:rFonts w:ascii="Times New Roman" w:hAnsi="Times New Roman" w:cs="Times New Roman"/>
              </w:rPr>
              <w:t>24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6BD0150" w14:textId="77777777" w:rsidR="006A2195" w:rsidRPr="00113901" w:rsidRDefault="00FF5A73" w:rsidP="00113901">
            <w:pPr>
              <w:jc w:val="both"/>
              <w:rPr>
                <w:rFonts w:ascii="Times New Roman" w:hAnsi="Times New Roman" w:cs="Times New Roman"/>
              </w:rPr>
              <w:pPrChange w:id="60" w:author="Iscka iscka" w:date="2026-04-27T13:12:00Z" w16du:dateUtc="2026-04-27T11:12:00Z">
                <w:pPr/>
              </w:pPrChange>
            </w:pPr>
            <w:proofErr w:type="spellStart"/>
            <w:r w:rsidRPr="00113901">
              <w:rPr>
                <w:rFonts w:ascii="Times New Roman" w:hAnsi="Times New Roman" w:cs="Times New Roman"/>
              </w:rPr>
              <w:t>macOS</w:t>
            </w:r>
            <w:proofErr w:type="spellEnd"/>
            <w:r w:rsidRPr="00113901">
              <w:rPr>
                <w:rFonts w:ascii="Times New Roman" w:hAnsi="Times New Roman" w:cs="Times New Roman"/>
              </w:rPr>
              <w:t xml:space="preserve"> Sequoia 15</w:t>
            </w:r>
          </w:p>
        </w:tc>
      </w:tr>
      <w:tr w:rsidR="006A2195" w:rsidRPr="00113901" w14:paraId="078A8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A16136" w14:textId="77777777" w:rsidR="006A2195" w:rsidRPr="00113901" w:rsidRDefault="00FF5A73" w:rsidP="00113901">
            <w:pPr>
              <w:jc w:val="both"/>
              <w:rPr>
                <w:rFonts w:ascii="Times New Roman" w:hAnsi="Times New Roman" w:cs="Times New Roman"/>
              </w:rPr>
              <w:pPrChange w:id="61" w:author="Iscka iscka" w:date="2026-04-27T13:12:00Z" w16du:dateUtc="2026-04-27T11:12:00Z">
                <w:pPr/>
              </w:pPrChange>
            </w:pPr>
            <w:r w:rsidRPr="00113901">
              <w:rPr>
                <w:rFonts w:ascii="Times New Roman" w:hAnsi="Times New Roman" w:cs="Times New Roman"/>
              </w:rPr>
              <w:t>Ubuntu Lab 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B2D69" w14:textId="77777777" w:rsidR="006A2195" w:rsidRPr="00113901" w:rsidRDefault="00FF5A73" w:rsidP="00113901">
            <w:pPr>
              <w:jc w:val="both"/>
              <w:rPr>
                <w:rFonts w:ascii="Times New Roman" w:hAnsi="Times New Roman" w:cs="Times New Roman"/>
              </w:rPr>
              <w:pPrChange w:id="62" w:author="Iscka iscka" w:date="2026-04-27T13:12:00Z" w16du:dateUtc="2026-04-27T11:12:00Z">
                <w:pPr/>
              </w:pPrChange>
            </w:pPr>
            <w:r w:rsidRPr="00113901">
              <w:rPr>
                <w:rFonts w:ascii="Times New Roman" w:hAnsi="Times New Roman" w:cs="Times New Roman"/>
              </w:rPr>
              <w:t>Intel Core i5-6400T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9D1FD" w14:textId="77777777" w:rsidR="006A2195" w:rsidRPr="00113901" w:rsidRDefault="00FF5A73" w:rsidP="00113901">
            <w:pPr>
              <w:jc w:val="both"/>
              <w:rPr>
                <w:rFonts w:ascii="Times New Roman" w:hAnsi="Times New Roman" w:cs="Times New Roman"/>
              </w:rPr>
              <w:pPrChange w:id="63" w:author="Iscka iscka" w:date="2026-04-27T13:12:00Z" w16du:dateUtc="2026-04-27T11:12:00Z">
                <w:pPr/>
              </w:pPrChange>
            </w:pPr>
            <w:r w:rsidRPr="00113901">
              <w:rPr>
                <w:rFonts w:ascii="Times New Roman" w:hAnsi="Times New Roman" w:cs="Times New Roman"/>
              </w:rPr>
              <w:t>4 /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E99D45" w14:textId="77777777" w:rsidR="006A2195" w:rsidRPr="00113901" w:rsidRDefault="00FF5A73" w:rsidP="00113901">
            <w:pPr>
              <w:jc w:val="both"/>
              <w:rPr>
                <w:rFonts w:ascii="Times New Roman" w:hAnsi="Times New Roman" w:cs="Times New Roman"/>
              </w:rPr>
              <w:pPrChange w:id="64" w:author="Iscka iscka" w:date="2026-04-27T13:12:00Z" w16du:dateUtc="2026-04-27T11:12:00Z">
                <w:pPr/>
              </w:pPrChange>
            </w:pPr>
            <w:r w:rsidRPr="00113901">
              <w:rPr>
                <w:rFonts w:ascii="Times New Roman" w:hAnsi="Times New Roman" w:cs="Times New Roman"/>
              </w:rPr>
              <w:t>15 GB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43290D" w14:textId="77777777" w:rsidR="006A2195" w:rsidRPr="00113901" w:rsidRDefault="00FF5A73" w:rsidP="00113901">
            <w:pPr>
              <w:jc w:val="both"/>
              <w:rPr>
                <w:rFonts w:ascii="Times New Roman" w:hAnsi="Times New Roman" w:cs="Times New Roman"/>
              </w:rPr>
              <w:pPrChange w:id="65" w:author="Iscka iscka" w:date="2026-04-27T13:12:00Z" w16du:dateUtc="2026-04-27T11:12:00Z">
                <w:pPr/>
              </w:pPrChange>
            </w:pPr>
            <w:r w:rsidRPr="00113901">
              <w:rPr>
                <w:rFonts w:ascii="Times New Roman" w:hAnsi="Times New Roman" w:cs="Times New Roman"/>
              </w:rPr>
              <w:t>Ubuntu 24.04 LTS</w:t>
            </w:r>
          </w:p>
        </w:tc>
      </w:tr>
      <w:tr w:rsidR="006A2195" w:rsidRPr="00113901" w14:paraId="3D8B89B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8923AA1" w14:textId="77777777" w:rsidR="006A2195" w:rsidRPr="00113901" w:rsidRDefault="00FF5A73" w:rsidP="00113901">
            <w:pPr>
              <w:jc w:val="both"/>
              <w:rPr>
                <w:rFonts w:ascii="Times New Roman" w:hAnsi="Times New Roman" w:cs="Times New Roman"/>
              </w:rPr>
              <w:pPrChange w:id="66" w:author="Iscka iscka" w:date="2026-04-27T13:12:00Z" w16du:dateUtc="2026-04-27T11:12:00Z">
                <w:pPr/>
              </w:pPrChange>
            </w:pPr>
            <w:r w:rsidRPr="00113901">
              <w:rPr>
                <w:rFonts w:ascii="Times New Roman" w:hAnsi="Times New Roman" w:cs="Times New Roman"/>
              </w:rPr>
              <w:t>Windows 11 PC</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CE01F82" w14:textId="77777777" w:rsidR="006A2195" w:rsidRPr="00113901" w:rsidRDefault="00FF5A73" w:rsidP="00113901">
            <w:pPr>
              <w:jc w:val="both"/>
              <w:rPr>
                <w:rFonts w:ascii="Times New Roman" w:hAnsi="Times New Roman" w:cs="Times New Roman"/>
              </w:rPr>
              <w:pPrChange w:id="67" w:author="Iscka iscka" w:date="2026-04-27T13:12:00Z" w16du:dateUtc="2026-04-27T11:12:00Z">
                <w:pPr/>
              </w:pPrChange>
            </w:pPr>
            <w:r w:rsidRPr="00113901">
              <w:rPr>
                <w:rFonts w:ascii="Times New Roman" w:hAnsi="Times New Roman" w:cs="Times New Roman"/>
              </w:rPr>
              <w:t xml:space="preserve">Intel Core i7 (8 </w:t>
            </w:r>
            <w:proofErr w:type="spellStart"/>
            <w:r w:rsidRPr="00113901">
              <w:rPr>
                <w:rFonts w:ascii="Times New Roman" w:hAnsi="Times New Roman" w:cs="Times New Roman"/>
              </w:rPr>
              <w:t>th</w:t>
            </w:r>
            <w:proofErr w:type="spellEnd"/>
            <w:r w:rsidRPr="00113901">
              <w:rPr>
                <w:rFonts w:ascii="Times New Roman" w:hAnsi="Times New Roman" w:cs="Times New Roman"/>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D25A314" w14:textId="77777777" w:rsidR="006A2195" w:rsidRPr="00113901" w:rsidRDefault="00FF5A73" w:rsidP="00113901">
            <w:pPr>
              <w:jc w:val="both"/>
              <w:rPr>
                <w:rFonts w:ascii="Times New Roman" w:hAnsi="Times New Roman" w:cs="Times New Roman"/>
              </w:rPr>
              <w:pPrChange w:id="68" w:author="Iscka iscka" w:date="2026-04-27T13:12:00Z" w16du:dateUtc="2026-04-27T11:12:00Z">
                <w:pPr/>
              </w:pPrChange>
            </w:pPr>
            <w:r w:rsidRPr="00113901">
              <w:rPr>
                <w:rFonts w:ascii="Times New Roman" w:hAnsi="Times New Roman" w:cs="Times New Roman"/>
              </w:rPr>
              <w:t>8 / 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7EE22D6" w14:textId="77777777" w:rsidR="006A2195" w:rsidRPr="00113901" w:rsidRDefault="00FF5A73" w:rsidP="00113901">
            <w:pPr>
              <w:jc w:val="both"/>
              <w:rPr>
                <w:rFonts w:ascii="Times New Roman" w:hAnsi="Times New Roman" w:cs="Times New Roman"/>
              </w:rPr>
              <w:pPrChange w:id="69" w:author="Iscka iscka" w:date="2026-04-27T13:12:00Z" w16du:dateUtc="2026-04-27T11:12:00Z">
                <w:pPr/>
              </w:pPrChange>
            </w:pPr>
            <w:r w:rsidRPr="00113901">
              <w:rPr>
                <w:rFonts w:ascii="Times New Roman" w:hAnsi="Times New Roman" w:cs="Times New Roman"/>
              </w:rPr>
              <w:t>16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5BB4D26" w14:textId="77777777" w:rsidR="006A2195" w:rsidRPr="00113901" w:rsidRDefault="00FF5A73" w:rsidP="00113901">
            <w:pPr>
              <w:jc w:val="both"/>
              <w:rPr>
                <w:rFonts w:ascii="Times New Roman" w:hAnsi="Times New Roman" w:cs="Times New Roman"/>
              </w:rPr>
              <w:pPrChange w:id="70" w:author="Iscka iscka" w:date="2026-04-27T13:12:00Z" w16du:dateUtc="2026-04-27T11:12:00Z">
                <w:pPr/>
              </w:pPrChange>
            </w:pPr>
            <w:r w:rsidRPr="00113901">
              <w:rPr>
                <w:rFonts w:ascii="Times New Roman" w:hAnsi="Times New Roman" w:cs="Times New Roman"/>
              </w:rPr>
              <w:t>Windows 11</w:t>
            </w:r>
          </w:p>
        </w:tc>
      </w:tr>
    </w:tbl>
    <w:p w14:paraId="2D2FF6D2" w14:textId="77777777" w:rsidR="006A2195" w:rsidRPr="00113901" w:rsidRDefault="006A2195" w:rsidP="00113901">
      <w:pPr>
        <w:spacing w:before="200" w:after="200"/>
        <w:jc w:val="both"/>
        <w:rPr>
          <w:rFonts w:ascii="Times New Roman" w:hAnsi="Times New Roman" w:cs="Times New Roman"/>
        </w:rPr>
        <w:pPrChange w:id="71" w:author="Iscka iscka" w:date="2026-04-27T13:12:00Z" w16du:dateUtc="2026-04-27T11:12:00Z">
          <w:pPr>
            <w:spacing w:before="200" w:after="200"/>
          </w:pPr>
        </w:pPrChange>
      </w:pPr>
    </w:p>
    <w:p w14:paraId="241CA3FE" w14:textId="77777777" w:rsidR="006A2195" w:rsidRPr="00113901" w:rsidRDefault="00FF5A73" w:rsidP="00113901">
      <w:pPr>
        <w:jc w:val="both"/>
        <w:rPr>
          <w:rFonts w:ascii="Times New Roman" w:hAnsi="Times New Roman" w:cs="Times New Roman"/>
        </w:rPr>
        <w:pPrChange w:id="72" w:author="Iscka iscka" w:date="2026-04-27T13:12:00Z" w16du:dateUtc="2026-04-27T11:12:00Z">
          <w:pPr/>
        </w:pPrChange>
      </w:pPr>
      <w:r w:rsidRPr="00113901">
        <w:rPr>
          <w:rFonts w:ascii="Times New Roman" w:hAnsi="Times New Roman" w:cs="Times New Roman"/>
        </w:rPr>
        <w:br w:type="page"/>
      </w:r>
    </w:p>
    <w:p w14:paraId="79CC089C" w14:textId="376232BB" w:rsidR="006A2195" w:rsidRPr="00113901" w:rsidRDefault="00FF5A73" w:rsidP="00113901">
      <w:pPr>
        <w:pStyle w:val="Titolo1"/>
        <w:jc w:val="both"/>
        <w:rPr>
          <w:rFonts w:ascii="Times New Roman" w:hAnsi="Times New Roman" w:cs="Times New Roman"/>
          <w:sz w:val="22"/>
          <w:szCs w:val="22"/>
        </w:rPr>
        <w:pPrChange w:id="73" w:author="Iscka iscka" w:date="2026-04-27T13:12:00Z" w16du:dateUtc="2026-04-27T11:12:00Z">
          <w:pPr>
            <w:pStyle w:val="Titolo1"/>
          </w:pPr>
        </w:pPrChange>
      </w:pPr>
      <w:r w:rsidRPr="00113901">
        <w:rPr>
          <w:rFonts w:ascii="Times New Roman" w:hAnsi="Times New Roman" w:cs="Times New Roman"/>
          <w:sz w:val="22"/>
          <w:szCs w:val="22"/>
        </w:rPr>
        <w:lastRenderedPageBreak/>
        <w:t xml:space="preserve">3. </w:t>
      </w:r>
      <w:proofErr w:type="spellStart"/>
      <w:r w:rsidR="000536A0" w:rsidRPr="00113901">
        <w:rPr>
          <w:rFonts w:ascii="Times New Roman" w:hAnsi="Times New Roman" w:cs="Times New Roman"/>
          <w:sz w:val="22"/>
          <w:szCs w:val="22"/>
        </w:rPr>
        <w:t>Results</w:t>
      </w:r>
      <w:proofErr w:type="spellEnd"/>
    </w:p>
    <w:p w14:paraId="69EC5ECD" w14:textId="5417F77B" w:rsidR="009C23A0" w:rsidRPr="00113901" w:rsidRDefault="00141730" w:rsidP="00113901">
      <w:pPr>
        <w:pStyle w:val="Titolo2"/>
        <w:jc w:val="both"/>
        <w:rPr>
          <w:rFonts w:ascii="Times New Roman" w:hAnsi="Times New Roman" w:cs="Times New Roman"/>
          <w:sz w:val="22"/>
          <w:szCs w:val="22"/>
          <w:lang w:val="en-GB"/>
        </w:rPr>
        <w:pPrChange w:id="74" w:author="Iscka iscka" w:date="2026-04-27T13:12:00Z" w16du:dateUtc="2026-04-27T11:12:00Z">
          <w:pPr>
            <w:pStyle w:val="Titolo2"/>
          </w:pPr>
        </w:pPrChange>
      </w:pPr>
      <w:r w:rsidRPr="00113901">
        <w:rPr>
          <w:rFonts w:ascii="Times New Roman" w:hAnsi="Times New Roman" w:cs="Times New Roman"/>
          <w:sz w:val="22"/>
          <w:szCs w:val="22"/>
          <w:lang w:val="en-GB"/>
        </w:rPr>
        <w:t>3.</w:t>
      </w:r>
      <w:r w:rsidR="009C23A0" w:rsidRPr="00113901">
        <w:rPr>
          <w:rFonts w:ascii="Times New Roman" w:hAnsi="Times New Roman" w:cs="Times New Roman"/>
          <w:sz w:val="22"/>
          <w:szCs w:val="22"/>
          <w:lang w:val="en-GB"/>
        </w:rPr>
        <w:t>1) Accuracy of taxonomic assignment across amplicon strategies</w:t>
      </w:r>
    </w:p>
    <w:p w14:paraId="153EB379" w14:textId="43F469DD" w:rsidR="006A2195" w:rsidRPr="00113901" w:rsidRDefault="00FF5A73" w:rsidP="00113901">
      <w:pPr>
        <w:spacing w:before="80" w:after="80" w:line="276" w:lineRule="auto"/>
        <w:jc w:val="both"/>
        <w:rPr>
          <w:rFonts w:ascii="Times New Roman" w:hAnsi="Times New Roman" w:cs="Times New Roman"/>
          <w:lang w:val="en-GB"/>
        </w:rPr>
        <w:pPrChange w:id="75"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Species-level detection performance was systematically evaluated across the three metabarcoding strategies implemented in LOREON. </w:t>
      </w:r>
      <w:r w:rsidR="004D256D" w:rsidRPr="00113901">
        <w:rPr>
          <w:rFonts w:ascii="Times New Roman" w:hAnsi="Times New Roman" w:cs="Times New Roman"/>
          <w:lang w:val="en-GB"/>
        </w:rPr>
        <w:t xml:space="preserve">To evaluate taxonomic assignment accuracy across amplicon strategies, mock communities with known composition were </w:t>
      </w:r>
      <w:proofErr w:type="spellStart"/>
      <w:r w:rsidR="004D256D" w:rsidRPr="00113901">
        <w:rPr>
          <w:rFonts w:ascii="Times New Roman" w:hAnsi="Times New Roman" w:cs="Times New Roman"/>
          <w:lang w:val="en-GB"/>
        </w:rPr>
        <w:t>analyzed</w:t>
      </w:r>
      <w:proofErr w:type="spellEnd"/>
      <w:r w:rsidR="004D256D" w:rsidRPr="00113901">
        <w:rPr>
          <w:rFonts w:ascii="Times New Roman" w:hAnsi="Times New Roman" w:cs="Times New Roman"/>
          <w:lang w:val="en-GB"/>
        </w:rPr>
        <w:t xml:space="preserve"> using both fungal ITS and bacterial 16S datasets. The same synthetic ITS community was amplified using two primer pairs, ITS1–ITS4 (ITS </w:t>
      </w:r>
      <w:proofErr w:type="spellStart"/>
      <w:r w:rsidR="004D256D" w:rsidRPr="00113901">
        <w:rPr>
          <w:rFonts w:ascii="Times New Roman" w:hAnsi="Times New Roman" w:cs="Times New Roman"/>
          <w:lang w:val="en-GB"/>
        </w:rPr>
        <w:t>Goldstandard</w:t>
      </w:r>
      <w:proofErr w:type="spellEnd"/>
      <w:r w:rsidR="004D256D" w:rsidRPr="00113901">
        <w:rPr>
          <w:rFonts w:ascii="Times New Roman" w:hAnsi="Times New Roman" w:cs="Times New Roman"/>
          <w:lang w:val="en-GB"/>
        </w:rPr>
        <w:t xml:space="preserve">) and NS1–RC95 (ITS </w:t>
      </w:r>
      <w:proofErr w:type="spellStart"/>
      <w:r w:rsidR="004D256D" w:rsidRPr="00113901">
        <w:rPr>
          <w:rFonts w:ascii="Times New Roman" w:hAnsi="Times New Roman" w:cs="Times New Roman"/>
          <w:lang w:val="en-GB"/>
        </w:rPr>
        <w:t>UltraLong</w:t>
      </w:r>
      <w:proofErr w:type="spellEnd"/>
      <w:r w:rsidR="004D256D" w:rsidRPr="00113901">
        <w:rPr>
          <w:rFonts w:ascii="Times New Roman" w:hAnsi="Times New Roman" w:cs="Times New Roman"/>
          <w:lang w:val="en-GB"/>
        </w:rPr>
        <w:t xml:space="preserve">), while a bacterial mock community was simulated for the 16S rRNA gene using </w:t>
      </w:r>
      <w:proofErr w:type="spellStart"/>
      <w:r w:rsidR="004D256D" w:rsidRPr="00113901">
        <w:rPr>
          <w:rFonts w:ascii="Times New Roman" w:hAnsi="Times New Roman" w:cs="Times New Roman"/>
          <w:i/>
          <w:iCs/>
          <w:lang w:val="en-GB"/>
        </w:rPr>
        <w:t>DeepSimulator</w:t>
      </w:r>
      <w:proofErr w:type="spellEnd"/>
      <w:r w:rsidR="004D256D" w:rsidRPr="00113901">
        <w:rPr>
          <w:rFonts w:ascii="Times New Roman" w:hAnsi="Times New Roman" w:cs="Times New Roman"/>
          <w:lang w:val="en-GB"/>
        </w:rPr>
        <w:t xml:space="preserve"> v1.5</w:t>
      </w:r>
      <w:r w:rsidR="004D256D" w:rsidRPr="00113901">
        <w:rPr>
          <w:rFonts w:ascii="Times New Roman" w:hAnsi="Times New Roman" w:cs="Times New Roman"/>
          <w:i/>
          <w:lang w:val="en-GB"/>
        </w:rPr>
        <w:t xml:space="preserve"> (Li et al., 2018)</w:t>
      </w:r>
      <w:r w:rsidR="004D256D" w:rsidRPr="00113901">
        <w:rPr>
          <w:rFonts w:ascii="Times New Roman" w:hAnsi="Times New Roman" w:cs="Times New Roman"/>
          <w:vertAlign w:val="superscript"/>
          <w:lang w:val="en-GB"/>
        </w:rPr>
        <w:t>30</w:t>
      </w:r>
      <w:r w:rsidR="003323F6" w:rsidRPr="00113901">
        <w:rPr>
          <w:rFonts w:ascii="Times New Roman" w:hAnsi="Times New Roman" w:cs="Times New Roman"/>
          <w:lang w:val="en-GB"/>
        </w:rPr>
        <w:t>.</w:t>
      </w:r>
      <w:r w:rsidR="004D256D" w:rsidRPr="00113901">
        <w:rPr>
          <w:rFonts w:ascii="Times New Roman" w:hAnsi="Times New Roman" w:cs="Times New Roman"/>
          <w:lang w:val="en-GB"/>
        </w:rPr>
        <w:br/>
      </w:r>
      <w:r w:rsidR="004D256D" w:rsidRPr="00113901">
        <w:rPr>
          <w:rFonts w:ascii="Times New Roman" w:hAnsi="Times New Roman" w:cs="Times New Roman"/>
          <w:lang w:val="en-GB"/>
        </w:rPr>
        <w:br/>
        <w:t>Across ITS datasets</w:t>
      </w:r>
      <w:r w:rsidR="00A20375" w:rsidRPr="00113901">
        <w:rPr>
          <w:rFonts w:ascii="Times New Roman" w:hAnsi="Times New Roman" w:cs="Times New Roman"/>
          <w:lang w:val="en-GB"/>
        </w:rPr>
        <w:t>,</w:t>
      </w:r>
      <w:r w:rsidR="004D256D" w:rsidRPr="00113901">
        <w:rPr>
          <w:rFonts w:ascii="Times New Roman" w:hAnsi="Times New Roman" w:cs="Times New Roman"/>
          <w:lang w:val="en-GB"/>
        </w:rPr>
        <w:t xml:space="preserve"> differences were observed between the two amplification strategies</w:t>
      </w:r>
      <w:r w:rsidR="009D355C" w:rsidRPr="00113901">
        <w:rPr>
          <w:rFonts w:ascii="Times New Roman" w:hAnsi="Times New Roman" w:cs="Times New Roman"/>
          <w:lang w:val="en-GB"/>
        </w:rPr>
        <w:t xml:space="preserve"> (Figure 1)</w:t>
      </w:r>
      <w:r w:rsidR="00A20375" w:rsidRPr="00113901">
        <w:rPr>
          <w:rFonts w:ascii="Times New Roman" w:hAnsi="Times New Roman" w:cs="Times New Roman"/>
          <w:lang w:val="en-GB"/>
        </w:rPr>
        <w:t>: f</w:t>
      </w:r>
      <w:r w:rsidR="004D256D" w:rsidRPr="00113901">
        <w:rPr>
          <w:rFonts w:ascii="Times New Roman" w:hAnsi="Times New Roman" w:cs="Times New Roman"/>
          <w:lang w:val="en-GB"/>
        </w:rPr>
        <w:t xml:space="preserve">or ITS </w:t>
      </w:r>
      <w:proofErr w:type="spellStart"/>
      <w:r w:rsidR="004D256D" w:rsidRPr="00113901">
        <w:rPr>
          <w:rFonts w:ascii="Times New Roman" w:hAnsi="Times New Roman" w:cs="Times New Roman"/>
          <w:lang w:val="en-GB"/>
        </w:rPr>
        <w:t>Goldstandard</w:t>
      </w:r>
      <w:proofErr w:type="spellEnd"/>
      <w:r w:rsidR="004D256D" w:rsidRPr="00113901">
        <w:rPr>
          <w:rFonts w:ascii="Times New Roman" w:hAnsi="Times New Roman" w:cs="Times New Roman"/>
          <w:lang w:val="en-GB"/>
        </w:rPr>
        <w:t xml:space="preserve">, precision values </w:t>
      </w:r>
      <w:r w:rsidR="00A20375" w:rsidRPr="00113901">
        <w:rPr>
          <w:rFonts w:ascii="Times New Roman" w:hAnsi="Times New Roman" w:cs="Times New Roman"/>
          <w:lang w:val="en-GB"/>
        </w:rPr>
        <w:t>ranged</w:t>
      </w:r>
      <w:r w:rsidR="004D256D" w:rsidRPr="00113901">
        <w:rPr>
          <w:rFonts w:ascii="Times New Roman" w:hAnsi="Times New Roman" w:cs="Times New Roman"/>
          <w:lang w:val="en-GB"/>
        </w:rPr>
        <w:t xml:space="preserve"> from 0.03</w:t>
      </w:r>
      <w:r w:rsidR="00F24EE0" w:rsidRPr="00113901">
        <w:rPr>
          <w:rFonts w:ascii="Times New Roman" w:hAnsi="Times New Roman" w:cs="Times New Roman"/>
          <w:lang w:val="en-GB"/>
        </w:rPr>
        <w:t>8</w:t>
      </w:r>
      <w:r w:rsidR="004D256D" w:rsidRPr="00113901">
        <w:rPr>
          <w:rFonts w:ascii="Times New Roman" w:hAnsi="Times New Roman" w:cs="Times New Roman"/>
          <w:lang w:val="en-GB"/>
        </w:rPr>
        <w:t xml:space="preserve"> to 0.1</w:t>
      </w:r>
      <w:r w:rsidR="00F24EE0" w:rsidRPr="00113901">
        <w:rPr>
          <w:rFonts w:ascii="Times New Roman" w:hAnsi="Times New Roman" w:cs="Times New Roman"/>
          <w:lang w:val="en-GB"/>
        </w:rPr>
        <w:t>29</w:t>
      </w:r>
      <w:r w:rsidR="004D256D" w:rsidRPr="00113901">
        <w:rPr>
          <w:rFonts w:ascii="Times New Roman" w:hAnsi="Times New Roman" w:cs="Times New Roman"/>
          <w:lang w:val="en-GB"/>
        </w:rPr>
        <w:t>, while recall values ranged between 0.</w:t>
      </w:r>
      <w:r w:rsidR="00F24EE0" w:rsidRPr="00113901">
        <w:rPr>
          <w:rFonts w:ascii="Times New Roman" w:hAnsi="Times New Roman" w:cs="Times New Roman"/>
          <w:lang w:val="en-GB"/>
        </w:rPr>
        <w:t>5</w:t>
      </w:r>
      <w:r w:rsidR="004D256D" w:rsidRPr="00113901">
        <w:rPr>
          <w:rFonts w:ascii="Times New Roman" w:hAnsi="Times New Roman" w:cs="Times New Roman"/>
          <w:lang w:val="en-GB"/>
        </w:rPr>
        <w:t xml:space="preserve"> and 0.</w:t>
      </w:r>
      <w:r w:rsidR="00F24EE0" w:rsidRPr="00113901">
        <w:rPr>
          <w:rFonts w:ascii="Times New Roman" w:hAnsi="Times New Roman" w:cs="Times New Roman"/>
          <w:lang w:val="en-GB"/>
        </w:rPr>
        <w:t>8</w:t>
      </w:r>
      <w:r w:rsidR="004D256D" w:rsidRPr="00113901">
        <w:rPr>
          <w:rFonts w:ascii="Times New Roman" w:hAnsi="Times New Roman" w:cs="Times New Roman"/>
          <w:lang w:val="en-GB"/>
        </w:rPr>
        <w:t>. This resulted in low F1 scores, ranging from 0.0</w:t>
      </w:r>
      <w:r w:rsidR="00F24EE0" w:rsidRPr="00113901">
        <w:rPr>
          <w:rFonts w:ascii="Times New Roman" w:hAnsi="Times New Roman" w:cs="Times New Roman"/>
          <w:lang w:val="en-GB"/>
        </w:rPr>
        <w:t>73</w:t>
      </w:r>
      <w:r w:rsidR="004D256D" w:rsidRPr="00113901">
        <w:rPr>
          <w:rFonts w:ascii="Times New Roman" w:hAnsi="Times New Roman" w:cs="Times New Roman"/>
          <w:lang w:val="en-GB"/>
        </w:rPr>
        <w:t xml:space="preserve"> to 0.2</w:t>
      </w:r>
      <w:r w:rsidR="00F24EE0" w:rsidRPr="00113901">
        <w:rPr>
          <w:rFonts w:ascii="Times New Roman" w:hAnsi="Times New Roman" w:cs="Times New Roman"/>
          <w:lang w:val="en-GB"/>
        </w:rPr>
        <w:t>16</w:t>
      </w:r>
      <w:r w:rsidR="004D256D" w:rsidRPr="00113901">
        <w:rPr>
          <w:rFonts w:ascii="Times New Roman" w:hAnsi="Times New Roman" w:cs="Times New Roman"/>
          <w:lang w:val="en-GB"/>
        </w:rPr>
        <w:t xml:space="preserve">. In contrast, ITS </w:t>
      </w:r>
      <w:proofErr w:type="spellStart"/>
      <w:r w:rsidR="004D256D" w:rsidRPr="00113901">
        <w:rPr>
          <w:rFonts w:ascii="Times New Roman" w:hAnsi="Times New Roman" w:cs="Times New Roman"/>
          <w:lang w:val="en-GB"/>
        </w:rPr>
        <w:t>UltraLong</w:t>
      </w:r>
      <w:proofErr w:type="spellEnd"/>
      <w:r w:rsidR="004D256D" w:rsidRPr="00113901">
        <w:rPr>
          <w:rFonts w:ascii="Times New Roman" w:hAnsi="Times New Roman" w:cs="Times New Roman"/>
          <w:lang w:val="en-GB"/>
        </w:rPr>
        <w:t xml:space="preserve"> showed improved precision values, ranging from 0.</w:t>
      </w:r>
      <w:r w:rsidR="00F24EE0" w:rsidRPr="00113901">
        <w:rPr>
          <w:rFonts w:ascii="Times New Roman" w:hAnsi="Times New Roman" w:cs="Times New Roman"/>
          <w:lang w:val="en-GB"/>
        </w:rPr>
        <w:t>176</w:t>
      </w:r>
      <w:r w:rsidR="004D256D" w:rsidRPr="00113901">
        <w:rPr>
          <w:rFonts w:ascii="Times New Roman" w:hAnsi="Times New Roman" w:cs="Times New Roman"/>
          <w:lang w:val="en-GB"/>
        </w:rPr>
        <w:t xml:space="preserve"> to 0.4</w:t>
      </w:r>
      <w:r w:rsidR="00F24EE0" w:rsidRPr="00113901">
        <w:rPr>
          <w:rFonts w:ascii="Times New Roman" w:hAnsi="Times New Roman" w:cs="Times New Roman"/>
          <w:lang w:val="en-GB"/>
        </w:rPr>
        <w:t>28</w:t>
      </w:r>
      <w:r w:rsidR="004D256D" w:rsidRPr="00113901">
        <w:rPr>
          <w:rFonts w:ascii="Times New Roman" w:hAnsi="Times New Roman" w:cs="Times New Roman"/>
          <w:lang w:val="en-GB"/>
        </w:rPr>
        <w:t>, with recall values between 0.75 and 1.00. Consequently, F1 scores were consistently higher, ranging from 0.</w:t>
      </w:r>
      <w:r w:rsidR="00F24EE0" w:rsidRPr="00113901">
        <w:rPr>
          <w:rFonts w:ascii="Times New Roman" w:hAnsi="Times New Roman" w:cs="Times New Roman"/>
          <w:lang w:val="en-GB"/>
        </w:rPr>
        <w:t>285</w:t>
      </w:r>
      <w:r w:rsidR="004D256D" w:rsidRPr="00113901">
        <w:rPr>
          <w:rFonts w:ascii="Times New Roman" w:hAnsi="Times New Roman" w:cs="Times New Roman"/>
          <w:lang w:val="en-GB"/>
        </w:rPr>
        <w:t xml:space="preserve"> to 0.60.</w:t>
      </w:r>
      <w:r w:rsidR="003323F6" w:rsidRPr="00113901">
        <w:rPr>
          <w:rFonts w:ascii="Times New Roman" w:hAnsi="Times New Roman" w:cs="Times New Roman"/>
          <w:lang w:val="en-GB"/>
        </w:rPr>
        <w:br/>
      </w:r>
    </w:p>
    <w:p w14:paraId="2177F6BC" w14:textId="6C1CF4CA" w:rsidR="006A2195" w:rsidRPr="00113901" w:rsidRDefault="00FF5A73" w:rsidP="00113901">
      <w:pPr>
        <w:spacing w:before="80" w:after="80" w:line="276" w:lineRule="auto"/>
        <w:jc w:val="both"/>
        <w:rPr>
          <w:rFonts w:ascii="Times New Roman" w:hAnsi="Times New Roman" w:cs="Times New Roman"/>
          <w:lang w:val="en-GB"/>
        </w:rPr>
        <w:pPrChange w:id="76"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A critical advantage of the ultra-long ITS approach (,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xml:space="preserve"> database) emerged from the false-positive analysis: by extending the sequenced region from the canonical ~1 kb ITS locus to the full ITS–LSU amplicon (~</w:t>
      </w:r>
      <w:r w:rsidR="0090609B" w:rsidRPr="00113901">
        <w:rPr>
          <w:rFonts w:ascii="Times New Roman" w:hAnsi="Times New Roman" w:cs="Times New Roman"/>
          <w:lang w:val="en-GB"/>
        </w:rPr>
        <w:t>3</w:t>
      </w:r>
      <w:r w:rsidRPr="00113901">
        <w:rPr>
          <w:rFonts w:ascii="Times New Roman" w:hAnsi="Times New Roman" w:cs="Times New Roman"/>
          <w:lang w:val="en-GB"/>
        </w:rPr>
        <w:t>–</w:t>
      </w:r>
      <w:r w:rsidR="0090609B" w:rsidRPr="00113901">
        <w:rPr>
          <w:rFonts w:ascii="Times New Roman" w:hAnsi="Times New Roman" w:cs="Times New Roman"/>
          <w:lang w:val="en-GB"/>
        </w:rPr>
        <w:t>5</w:t>
      </w:r>
      <w:r w:rsidRPr="00113901">
        <w:rPr>
          <w:rFonts w:ascii="Times New Roman" w:hAnsi="Times New Roman" w:cs="Times New Roman"/>
          <w:lang w:val="en-GB"/>
        </w:rPr>
        <w:t xml:space="preserve"> kb), the discriminatory power between fungal species increases substantially (Figure 3). </w:t>
      </w:r>
      <w:r w:rsidR="00697ACD" w:rsidRPr="00113901">
        <w:rPr>
          <w:rFonts w:ascii="Times New Roman" w:hAnsi="Times New Roman" w:cs="Times New Roman"/>
          <w:lang w:val="en-GB"/>
        </w:rPr>
        <w:br/>
      </w:r>
      <w:r w:rsidR="00697ACD" w:rsidRPr="00113901">
        <w:rPr>
          <w:rFonts w:ascii="Times New Roman" w:hAnsi="Times New Roman" w:cs="Times New Roman"/>
          <w:lang w:val="en-GB"/>
        </w:rPr>
        <w:br/>
        <w:t>These differences were reflected in the relationship between observed and expected community composition</w:t>
      </w:r>
      <w:r w:rsidR="009D355C" w:rsidRPr="00113901">
        <w:rPr>
          <w:rFonts w:ascii="Times New Roman" w:hAnsi="Times New Roman" w:cs="Times New Roman"/>
          <w:lang w:val="en-GB"/>
        </w:rPr>
        <w:t xml:space="preserve"> (Figure 2 a and b)</w:t>
      </w:r>
      <w:r w:rsidR="00697ACD" w:rsidRPr="00113901">
        <w:rPr>
          <w:rFonts w:ascii="Times New Roman" w:hAnsi="Times New Roman" w:cs="Times New Roman"/>
          <w:lang w:val="en-GB"/>
        </w:rPr>
        <w:t xml:space="preserve">. In ITS </w:t>
      </w:r>
      <w:proofErr w:type="spellStart"/>
      <w:r w:rsidR="00697ACD" w:rsidRPr="00113901">
        <w:rPr>
          <w:rFonts w:ascii="Times New Roman" w:hAnsi="Times New Roman" w:cs="Times New Roman"/>
          <w:lang w:val="en-GB"/>
        </w:rPr>
        <w:t>Goldstandard</w:t>
      </w:r>
      <w:proofErr w:type="spellEnd"/>
      <w:r w:rsidR="009D355C" w:rsidRPr="00113901">
        <w:rPr>
          <w:rFonts w:ascii="Times New Roman" w:hAnsi="Times New Roman" w:cs="Times New Roman"/>
          <w:lang w:val="en-GB"/>
        </w:rPr>
        <w:t xml:space="preserve"> (Figure 2 a)</w:t>
      </w:r>
      <w:r w:rsidR="00697ACD" w:rsidRPr="00113901">
        <w:rPr>
          <w:rFonts w:ascii="Times New Roman" w:hAnsi="Times New Roman" w:cs="Times New Roman"/>
          <w:lang w:val="en-GB"/>
        </w:rPr>
        <w:t xml:space="preserve">, the observed abundances showed </w:t>
      </w:r>
      <w:r w:rsidR="00443768" w:rsidRPr="00113901">
        <w:rPr>
          <w:rFonts w:ascii="Times New Roman" w:hAnsi="Times New Roman" w:cs="Times New Roman"/>
          <w:lang w:val="en-GB"/>
        </w:rPr>
        <w:t>higher</w:t>
      </w:r>
      <w:r w:rsidR="00697ACD" w:rsidRPr="00113901">
        <w:rPr>
          <w:rFonts w:ascii="Times New Roman" w:hAnsi="Times New Roman" w:cs="Times New Roman"/>
          <w:lang w:val="en-GB"/>
        </w:rPr>
        <w:t xml:space="preserve"> dispersion </w:t>
      </w:r>
      <w:r w:rsidR="00443768" w:rsidRPr="00113901">
        <w:rPr>
          <w:rFonts w:ascii="Times New Roman" w:hAnsi="Times New Roman" w:cs="Times New Roman"/>
          <w:lang w:val="en-GB"/>
        </w:rPr>
        <w:t>compared</w:t>
      </w:r>
      <w:r w:rsidR="00697ACD" w:rsidRPr="00113901">
        <w:rPr>
          <w:rFonts w:ascii="Times New Roman" w:hAnsi="Times New Roman" w:cs="Times New Roman"/>
          <w:lang w:val="en-GB"/>
        </w:rPr>
        <w:t xml:space="preserve"> to the expected values, with many taxa deviating strongly from the identity line. Several expected taxa exhibited low or near-zero observed abundance, while </w:t>
      </w:r>
      <w:proofErr w:type="gramStart"/>
      <w:r w:rsidR="00697ACD" w:rsidRPr="00113901">
        <w:rPr>
          <w:rFonts w:ascii="Times New Roman" w:hAnsi="Times New Roman" w:cs="Times New Roman"/>
          <w:lang w:val="en-GB"/>
        </w:rPr>
        <w:t>a large number of</w:t>
      </w:r>
      <w:proofErr w:type="gramEnd"/>
      <w:r w:rsidR="00697ACD" w:rsidRPr="00113901">
        <w:rPr>
          <w:rFonts w:ascii="Times New Roman" w:hAnsi="Times New Roman" w:cs="Times New Roman"/>
          <w:lang w:val="en-GB"/>
        </w:rPr>
        <w:t xml:space="preserve"> taxa with zero expected abundance were assigned non-zero observed values</w:t>
      </w:r>
      <w:r w:rsidR="00443768" w:rsidRPr="00113901">
        <w:rPr>
          <w:rFonts w:ascii="Times New Roman" w:hAnsi="Times New Roman" w:cs="Times New Roman"/>
          <w:lang w:val="en-GB"/>
        </w:rPr>
        <w:t>. This resulted in weak correspondence between observed and expected profiles, as indicated by Pearson correlation values</w:t>
      </w:r>
      <w:r w:rsidR="00F26F87" w:rsidRPr="00113901">
        <w:rPr>
          <w:rFonts w:ascii="Times New Roman" w:hAnsi="Times New Roman" w:cs="Times New Roman"/>
          <w:lang w:val="en-GB"/>
        </w:rPr>
        <w:t xml:space="preserve"> −0.0</w:t>
      </w:r>
      <w:r w:rsidR="00652E14" w:rsidRPr="00113901">
        <w:rPr>
          <w:rFonts w:ascii="Times New Roman" w:hAnsi="Times New Roman" w:cs="Times New Roman"/>
          <w:lang w:val="en-GB"/>
        </w:rPr>
        <w:t>6</w:t>
      </w:r>
      <w:r w:rsidR="00F26F87" w:rsidRPr="00113901">
        <w:rPr>
          <w:rFonts w:ascii="Times New Roman" w:hAnsi="Times New Roman" w:cs="Times New Roman"/>
          <w:lang w:val="en-GB"/>
        </w:rPr>
        <w:t xml:space="preserve"> to 0.72 and Spearman values between −0.</w:t>
      </w:r>
      <w:r w:rsidR="00652E14" w:rsidRPr="00113901">
        <w:rPr>
          <w:rFonts w:ascii="Times New Roman" w:hAnsi="Times New Roman" w:cs="Times New Roman"/>
          <w:lang w:val="en-GB"/>
        </w:rPr>
        <w:t>18</w:t>
      </w:r>
      <w:r w:rsidR="00F26F87" w:rsidRPr="00113901">
        <w:rPr>
          <w:rFonts w:ascii="Times New Roman" w:hAnsi="Times New Roman" w:cs="Times New Roman"/>
          <w:lang w:val="en-GB"/>
        </w:rPr>
        <w:t xml:space="preserve"> and 0.2</w:t>
      </w:r>
      <w:r w:rsidR="00652E14" w:rsidRPr="00113901">
        <w:rPr>
          <w:rFonts w:ascii="Times New Roman" w:hAnsi="Times New Roman" w:cs="Times New Roman"/>
          <w:lang w:val="en-GB"/>
        </w:rPr>
        <w:t>6</w:t>
      </w:r>
      <w:r w:rsidR="00F26F87" w:rsidRPr="00113901">
        <w:rPr>
          <w:rFonts w:ascii="Times New Roman" w:hAnsi="Times New Roman" w:cs="Times New Roman"/>
          <w:lang w:val="en-GB"/>
        </w:rPr>
        <w:t>.</w:t>
      </w:r>
      <w:r w:rsidR="00F26F87" w:rsidRPr="00113901">
        <w:rPr>
          <w:rFonts w:ascii="Times New Roman" w:hAnsi="Times New Roman" w:cs="Times New Roman"/>
          <w:lang w:val="en-GB"/>
        </w:rPr>
        <w:br/>
        <w:t xml:space="preserve">In ITS </w:t>
      </w:r>
      <w:proofErr w:type="spellStart"/>
      <w:r w:rsidR="00F26F87" w:rsidRPr="00113901">
        <w:rPr>
          <w:rFonts w:ascii="Times New Roman" w:hAnsi="Times New Roman" w:cs="Times New Roman"/>
          <w:lang w:val="en-GB"/>
        </w:rPr>
        <w:t>UltraLong</w:t>
      </w:r>
      <w:proofErr w:type="spellEnd"/>
      <w:r w:rsidR="009D355C" w:rsidRPr="00113901">
        <w:rPr>
          <w:rFonts w:ascii="Times New Roman" w:hAnsi="Times New Roman" w:cs="Times New Roman"/>
          <w:lang w:val="en-GB"/>
        </w:rPr>
        <w:t xml:space="preserve"> (Figure 2 b)</w:t>
      </w:r>
      <w:r w:rsidR="00F26F87" w:rsidRPr="00113901">
        <w:rPr>
          <w:rFonts w:ascii="Times New Roman" w:hAnsi="Times New Roman" w:cs="Times New Roman"/>
          <w:lang w:val="en-GB"/>
        </w:rPr>
        <w:t>, the agreement between observed and expected abundances improved, with a greater proportion of taxa distributed closer to the identity line. However, deviations were still present, including both underestimation of expected taxa and assignment of signal to taxa absent from the reference composition</w:t>
      </w:r>
      <w:r w:rsidR="004552FE" w:rsidRPr="00113901">
        <w:rPr>
          <w:rFonts w:ascii="Times New Roman" w:hAnsi="Times New Roman" w:cs="Times New Roman"/>
          <w:lang w:val="en-GB"/>
        </w:rPr>
        <w:t xml:space="preserve">. Correspondingly, correlation values were higher than in ITS </w:t>
      </w:r>
      <w:proofErr w:type="spellStart"/>
      <w:r w:rsidR="004552FE" w:rsidRPr="00113901">
        <w:rPr>
          <w:rFonts w:ascii="Times New Roman" w:hAnsi="Times New Roman" w:cs="Times New Roman"/>
          <w:lang w:val="en-GB"/>
        </w:rPr>
        <w:t>Goldstandard</w:t>
      </w:r>
      <w:proofErr w:type="spellEnd"/>
      <w:r w:rsidR="004552FE" w:rsidRPr="00113901">
        <w:rPr>
          <w:rFonts w:ascii="Times New Roman" w:hAnsi="Times New Roman" w:cs="Times New Roman"/>
          <w:lang w:val="en-GB"/>
        </w:rPr>
        <w:t>, with Pearson coefficients ranging from 0.28 to 0.92 and Spearman values from 0.26 to 0.78</w:t>
      </w:r>
      <w:r w:rsidR="00F26F87" w:rsidRPr="00113901">
        <w:rPr>
          <w:rFonts w:ascii="Times New Roman" w:hAnsi="Times New Roman" w:cs="Times New Roman"/>
          <w:lang w:val="en-GB"/>
        </w:rPr>
        <w:br/>
      </w:r>
      <w:r w:rsidR="00697ACD" w:rsidRPr="00113901">
        <w:rPr>
          <w:rFonts w:ascii="Times New Roman" w:hAnsi="Times New Roman" w:cs="Times New Roman"/>
          <w:lang w:val="en-GB"/>
        </w:rPr>
        <w:br/>
      </w:r>
      <w:r w:rsidR="004552FE" w:rsidRPr="00113901">
        <w:rPr>
          <w:rFonts w:ascii="Times New Roman" w:hAnsi="Times New Roman" w:cs="Times New Roman"/>
          <w:lang w:val="en-GB"/>
        </w:rPr>
        <w:t>The 16S dataset</w:t>
      </w:r>
      <w:r w:rsidR="00D65229" w:rsidRPr="00113901">
        <w:rPr>
          <w:rFonts w:ascii="Times New Roman" w:hAnsi="Times New Roman" w:cs="Times New Roman"/>
          <w:lang w:val="en-GB"/>
        </w:rPr>
        <w:t xml:space="preserve"> (Figure 2c)</w:t>
      </w:r>
      <w:r w:rsidR="004552FE" w:rsidRPr="00113901">
        <w:rPr>
          <w:rFonts w:ascii="Times New Roman" w:hAnsi="Times New Roman" w:cs="Times New Roman"/>
          <w:lang w:val="en-GB"/>
        </w:rPr>
        <w:t xml:space="preserve"> showed near-complete concordance between observed and expected abundances. Taxa were tightly distributed along the identity line, with minimal dispersion, reflecting highly accurate reconstruction of the simulated community. This was supported by near-perfect performance metrics</w:t>
      </w:r>
      <w:r w:rsidR="00206A57" w:rsidRPr="00113901">
        <w:rPr>
          <w:rFonts w:ascii="Times New Roman" w:hAnsi="Times New Roman" w:cs="Times New Roman"/>
          <w:lang w:val="en-GB"/>
        </w:rPr>
        <w:t xml:space="preserve"> (Figure 1)</w:t>
      </w:r>
      <w:r w:rsidR="004552FE" w:rsidRPr="00113901">
        <w:rPr>
          <w:rFonts w:ascii="Times New Roman" w:hAnsi="Times New Roman" w:cs="Times New Roman"/>
          <w:lang w:val="en-GB"/>
        </w:rPr>
        <w:t>, including precision (0.96), recall (1.00), F1 score (0.98), and correlation values approaching unity (Pearson = 0.99; Spearman = 0.98)</w:t>
      </w:r>
      <w:r w:rsidR="00697ACD" w:rsidRPr="00113901">
        <w:rPr>
          <w:rFonts w:ascii="Times New Roman" w:hAnsi="Times New Roman" w:cs="Times New Roman"/>
          <w:lang w:val="en-GB"/>
        </w:rPr>
        <w:br/>
      </w:r>
    </w:p>
    <w:p w14:paraId="1241529B" w14:textId="77777777" w:rsidR="006A2195" w:rsidRPr="00113901" w:rsidRDefault="006A2195" w:rsidP="00113901">
      <w:pPr>
        <w:spacing w:before="120" w:after="120"/>
        <w:jc w:val="both"/>
        <w:rPr>
          <w:rFonts w:ascii="Times New Roman" w:hAnsi="Times New Roman" w:cs="Times New Roman"/>
          <w:lang w:val="en-GB"/>
        </w:rPr>
        <w:pPrChange w:id="77" w:author="Iscka iscka" w:date="2026-04-27T13:12:00Z" w16du:dateUtc="2026-04-27T11:12:00Z">
          <w:pPr>
            <w:spacing w:before="120" w:after="120"/>
          </w:pPr>
        </w:pPrChange>
      </w:pPr>
    </w:p>
    <w:p w14:paraId="6F0AC2A5" w14:textId="7C56E5F4" w:rsidR="006A2195" w:rsidRPr="00113901" w:rsidRDefault="00CA255E" w:rsidP="00113901">
      <w:pPr>
        <w:spacing w:before="80" w:after="60"/>
        <w:jc w:val="both"/>
        <w:rPr>
          <w:rFonts w:ascii="Times New Roman" w:hAnsi="Times New Roman" w:cs="Times New Roman"/>
        </w:rPr>
        <w:pPrChange w:id="78" w:author="Iscka iscka" w:date="2026-04-27T13:12:00Z" w16du:dateUtc="2026-04-27T11:12:00Z">
          <w:pPr>
            <w:spacing w:before="80" w:after="60"/>
          </w:pPr>
        </w:pPrChange>
      </w:pPr>
      <w:r w:rsidRPr="00113901">
        <w:rPr>
          <w:rFonts w:ascii="Times New Roman" w:hAnsi="Times New Roman" w:cs="Times New Roman"/>
          <w:noProof/>
        </w:rPr>
        <w:lastRenderedPageBreak/>
        <w:drawing>
          <wp:inline distT="0" distB="0" distL="0" distR="0" wp14:anchorId="2CC0B70E" wp14:editId="697E7433">
            <wp:extent cx="5731510" cy="4322445"/>
            <wp:effectExtent l="0" t="0" r="2540" b="1905"/>
            <wp:docPr id="196776425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4257" name="Immagine 19677642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22445"/>
                    </a:xfrm>
                    <a:prstGeom prst="rect">
                      <a:avLst/>
                    </a:prstGeom>
                  </pic:spPr>
                </pic:pic>
              </a:graphicData>
            </a:graphic>
          </wp:inline>
        </w:drawing>
      </w:r>
    </w:p>
    <w:p w14:paraId="0ADA38F1" w14:textId="11E082AD" w:rsidR="006A2195" w:rsidRPr="00113901" w:rsidRDefault="00FF5A73" w:rsidP="00113901">
      <w:pPr>
        <w:spacing w:before="60" w:after="200"/>
        <w:jc w:val="both"/>
        <w:rPr>
          <w:rFonts w:ascii="Times New Roman" w:hAnsi="Times New Roman" w:cs="Times New Roman"/>
          <w:lang w:val="en-GB"/>
        </w:rPr>
        <w:pPrChange w:id="79" w:author="Iscka iscka" w:date="2026-04-27T13:12:00Z" w16du:dateUtc="2026-04-27T11:12:00Z">
          <w:pPr>
            <w:spacing w:before="60" w:after="200"/>
          </w:pPr>
        </w:pPrChange>
      </w:pPr>
      <w:r w:rsidRPr="00113901">
        <w:rPr>
          <w:rFonts w:ascii="Times New Roman" w:hAnsi="Times New Roman" w:cs="Times New Roman"/>
          <w:i/>
          <w:iCs/>
          <w:color w:val="444444"/>
          <w:lang w:val="en-GB"/>
        </w:rPr>
        <w:t xml:space="preserve">Figure 1. Precision, Recall, and F1 score at species level for the three LOREON analysis strategies. ITS </w:t>
      </w:r>
      <w:proofErr w:type="spellStart"/>
      <w:r w:rsidRPr="00113901">
        <w:rPr>
          <w:rFonts w:ascii="Times New Roman" w:hAnsi="Times New Roman" w:cs="Times New Roman"/>
          <w:i/>
          <w:iCs/>
          <w:color w:val="444444"/>
          <w:lang w:val="en-GB"/>
        </w:rPr>
        <w:t>Standard</w:t>
      </w:r>
      <w:r w:rsidR="00F740A0" w:rsidRPr="00113901">
        <w:rPr>
          <w:rFonts w:ascii="Times New Roman" w:hAnsi="Times New Roman" w:cs="Times New Roman"/>
          <w:i/>
          <w:iCs/>
          <w:color w:val="444444"/>
          <w:lang w:val="en-GB"/>
        </w:rPr>
        <w:t>fungal</w:t>
      </w:r>
      <w:proofErr w:type="spellEnd"/>
      <w:r w:rsidR="00F740A0" w:rsidRPr="00113901">
        <w:rPr>
          <w:rFonts w:ascii="Times New Roman" w:hAnsi="Times New Roman" w:cs="Times New Roman"/>
          <w:i/>
          <w:iCs/>
          <w:color w:val="444444"/>
          <w:lang w:val="en-GB"/>
        </w:rPr>
        <w:t xml:space="preserve"> </w:t>
      </w:r>
      <w:r w:rsidRPr="00113901">
        <w:rPr>
          <w:rFonts w:ascii="Times New Roman" w:hAnsi="Times New Roman" w:cs="Times New Roman"/>
          <w:i/>
          <w:iCs/>
          <w:color w:val="444444"/>
          <w:lang w:val="en-GB"/>
        </w:rPr>
        <w:t xml:space="preserve">mock community analysed against the UNITE sh_general_release_dynamic_19.02.2025 database. ITS Ultra-Long: </w:t>
      </w:r>
      <w:r w:rsidR="00F740A0" w:rsidRPr="00113901">
        <w:rPr>
          <w:rFonts w:ascii="Times New Roman" w:hAnsi="Times New Roman" w:cs="Times New Roman"/>
          <w:i/>
          <w:iCs/>
          <w:color w:val="444444"/>
          <w:lang w:val="en-GB"/>
        </w:rPr>
        <w:t xml:space="preserve">fungal </w:t>
      </w:r>
      <w:r w:rsidRPr="00113901">
        <w:rPr>
          <w:rFonts w:ascii="Times New Roman" w:hAnsi="Times New Roman" w:cs="Times New Roman"/>
          <w:i/>
          <w:iCs/>
          <w:color w:val="444444"/>
          <w:lang w:val="en-GB"/>
        </w:rPr>
        <w:t xml:space="preserve">mock community against the </w:t>
      </w:r>
      <w:proofErr w:type="spellStart"/>
      <w:r w:rsidRPr="00113901">
        <w:rPr>
          <w:rFonts w:ascii="Times New Roman" w:hAnsi="Times New Roman" w:cs="Times New Roman"/>
          <w:i/>
          <w:iCs/>
          <w:color w:val="444444"/>
          <w:lang w:val="en-GB"/>
        </w:rPr>
        <w:t>Eukariome</w:t>
      </w:r>
      <w:proofErr w:type="spellEnd"/>
      <w:r w:rsidRPr="00113901">
        <w:rPr>
          <w:rFonts w:ascii="Times New Roman" w:hAnsi="Times New Roman" w:cs="Times New Roman"/>
          <w:i/>
          <w:iCs/>
          <w:color w:val="444444"/>
          <w:lang w:val="en-GB"/>
        </w:rPr>
        <w:t xml:space="preserve"> General EUK longread v2.0 database. 16S rRNA: synthetic mock community against SILVA 138.2 </w:t>
      </w:r>
      <w:proofErr w:type="spellStart"/>
      <w:r w:rsidRPr="00113901">
        <w:rPr>
          <w:rFonts w:ascii="Times New Roman" w:hAnsi="Times New Roman" w:cs="Times New Roman"/>
          <w:i/>
          <w:iCs/>
          <w:color w:val="444444"/>
          <w:lang w:val="en-GB"/>
        </w:rPr>
        <w:t>SSURef</w:t>
      </w:r>
      <w:proofErr w:type="spellEnd"/>
      <w:r w:rsidRPr="00113901">
        <w:rPr>
          <w:rFonts w:ascii="Times New Roman" w:hAnsi="Times New Roman" w:cs="Times New Roman"/>
          <w:i/>
          <w:iCs/>
          <w:color w:val="444444"/>
          <w:lang w:val="en-GB"/>
        </w:rPr>
        <w:t xml:space="preserve"> NR99. Horizontal axis shows per-barcode results where applicable. </w:t>
      </w:r>
    </w:p>
    <w:p w14:paraId="70C738E9" w14:textId="77777777" w:rsidR="006A2195" w:rsidRPr="00113901" w:rsidRDefault="006A2195" w:rsidP="00113901">
      <w:pPr>
        <w:spacing w:before="80" w:after="80"/>
        <w:jc w:val="both"/>
        <w:rPr>
          <w:rFonts w:ascii="Times New Roman" w:hAnsi="Times New Roman" w:cs="Times New Roman"/>
          <w:lang w:val="en-GB"/>
        </w:rPr>
        <w:pPrChange w:id="80" w:author="Iscka iscka" w:date="2026-04-27T13:12:00Z" w16du:dateUtc="2026-04-27T11:12:00Z">
          <w:pPr>
            <w:spacing w:before="80" w:after="80"/>
          </w:pPr>
        </w:pPrChange>
      </w:pPr>
    </w:p>
    <w:p w14:paraId="25DF27CD" w14:textId="7A3B7E2B" w:rsidR="006A2195" w:rsidRPr="00113901" w:rsidRDefault="00FF5A73" w:rsidP="00113901">
      <w:pPr>
        <w:spacing w:before="80" w:after="80" w:line="276" w:lineRule="auto"/>
        <w:jc w:val="both"/>
        <w:rPr>
          <w:rFonts w:ascii="Times New Roman" w:hAnsi="Times New Roman" w:cs="Times New Roman"/>
          <w:lang w:val="en-GB"/>
        </w:rPr>
        <w:pPrChange w:id="81" w:author="Iscka iscka" w:date="2026-04-27T13:12:00Z" w16du:dateUtc="2026-04-27T11:12:00Z">
          <w:pPr>
            <w:spacing w:before="80" w:after="80" w:line="276" w:lineRule="auto"/>
          </w:pPr>
        </w:pPrChange>
      </w:pPr>
      <w:r w:rsidRPr="00113901">
        <w:rPr>
          <w:rFonts w:ascii="Times New Roman" w:hAnsi="Times New Roman" w:cs="Times New Roman"/>
          <w:lang w:val="en-GB"/>
        </w:rPr>
        <w:t>.</w:t>
      </w:r>
    </w:p>
    <w:p w14:paraId="7D069F30" w14:textId="77777777" w:rsidR="006A2195" w:rsidRPr="00113901" w:rsidRDefault="006A2195" w:rsidP="00113901">
      <w:pPr>
        <w:spacing w:before="120" w:after="120"/>
        <w:jc w:val="both"/>
        <w:rPr>
          <w:rFonts w:ascii="Times New Roman" w:hAnsi="Times New Roman" w:cs="Times New Roman"/>
          <w:lang w:val="en-GB"/>
        </w:rPr>
        <w:pPrChange w:id="82" w:author="Iscka iscka" w:date="2026-04-27T13:12:00Z" w16du:dateUtc="2026-04-27T11:12:00Z">
          <w:pPr>
            <w:spacing w:before="120" w:after="120"/>
          </w:pPr>
        </w:pPrChange>
      </w:pPr>
    </w:p>
    <w:p w14:paraId="1E00F8A4" w14:textId="747E068C" w:rsidR="006A2195" w:rsidRPr="00113901" w:rsidRDefault="00CA255E" w:rsidP="00113901">
      <w:pPr>
        <w:spacing w:before="60" w:after="200"/>
        <w:jc w:val="both"/>
        <w:rPr>
          <w:rFonts w:ascii="Times New Roman" w:hAnsi="Times New Roman" w:cs="Times New Roman"/>
          <w:lang w:val="en-GB"/>
        </w:rPr>
        <w:pPrChange w:id="83" w:author="Iscka iscka" w:date="2026-04-27T13:12:00Z" w16du:dateUtc="2026-04-27T11:12:00Z">
          <w:pPr>
            <w:spacing w:before="60" w:after="200"/>
          </w:pPr>
        </w:pPrChange>
      </w:pPr>
      <w:r w:rsidRPr="00113901">
        <w:rPr>
          <w:rFonts w:ascii="Times New Roman" w:hAnsi="Times New Roman" w:cs="Times New Roman"/>
          <w:i/>
          <w:iCs/>
          <w:noProof/>
          <w:color w:val="444444"/>
          <w:lang w:val="en-GB"/>
        </w:rPr>
        <w:lastRenderedPageBreak/>
        <w:drawing>
          <wp:inline distT="0" distB="0" distL="0" distR="0" wp14:anchorId="6029FCEB" wp14:editId="468B4FBA">
            <wp:extent cx="5731510" cy="2976245"/>
            <wp:effectExtent l="0" t="0" r="2540" b="0"/>
            <wp:docPr id="149894622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6222" name="Immagine 1498946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r w:rsidR="004552FE" w:rsidRPr="00113901">
        <w:rPr>
          <w:rFonts w:ascii="Times New Roman" w:hAnsi="Times New Roman" w:cs="Times New Roman"/>
          <w:i/>
          <w:iCs/>
          <w:color w:val="444444"/>
          <w:lang w:val="en-GB"/>
        </w:rPr>
        <w:br/>
      </w:r>
      <w:r w:rsidR="004552FE" w:rsidRPr="00113901">
        <w:rPr>
          <w:rFonts w:ascii="Times New Roman" w:hAnsi="Times New Roman" w:cs="Times New Roman"/>
          <w:i/>
          <w:iCs/>
          <w:color w:val="444444"/>
          <w:lang w:val="en-GB"/>
        </w:rPr>
        <w:br/>
      </w:r>
      <w:r w:rsidR="00FF5A73" w:rsidRPr="00113901">
        <w:rPr>
          <w:rFonts w:ascii="Times New Roman" w:hAnsi="Times New Roman" w:cs="Times New Roman"/>
          <w:i/>
          <w:iCs/>
          <w:color w:val="444444"/>
          <w:lang w:val="en-GB"/>
        </w:rPr>
        <w:t>Figure 2. Correlation between LOREON-observed relative abundances and expected (ground truth) relative abundances for</w:t>
      </w:r>
      <w:r w:rsidR="000C22BA" w:rsidRPr="00113901">
        <w:rPr>
          <w:rFonts w:ascii="Times New Roman" w:hAnsi="Times New Roman" w:cs="Times New Roman"/>
          <w:i/>
          <w:iCs/>
          <w:color w:val="444444"/>
          <w:lang w:val="en-GB"/>
        </w:rPr>
        <w:t>:</w:t>
      </w:r>
      <w:r w:rsidR="000C22BA" w:rsidRPr="00113901">
        <w:rPr>
          <w:rFonts w:ascii="Times New Roman" w:hAnsi="Times New Roman" w:cs="Times New Roman"/>
          <w:i/>
          <w:iCs/>
          <w:color w:val="444444"/>
          <w:lang w:val="en-GB"/>
        </w:rPr>
        <w:br/>
        <w:t>a)</w:t>
      </w:r>
      <w:r w:rsidR="00FF5A73" w:rsidRPr="00113901">
        <w:rPr>
          <w:rFonts w:ascii="Times New Roman" w:hAnsi="Times New Roman" w:cs="Times New Roman"/>
          <w:i/>
          <w:iCs/>
          <w:color w:val="444444"/>
          <w:lang w:val="en-GB"/>
        </w:rPr>
        <w:t xml:space="preserve"> </w:t>
      </w:r>
      <w:r w:rsidR="009D487D" w:rsidRPr="00113901">
        <w:rPr>
          <w:rFonts w:ascii="Times New Roman" w:hAnsi="Times New Roman" w:cs="Times New Roman"/>
          <w:i/>
          <w:iCs/>
          <w:color w:val="444444"/>
          <w:lang w:val="en-GB"/>
        </w:rPr>
        <w:t xml:space="preserve">Its </w:t>
      </w:r>
      <w:proofErr w:type="spellStart"/>
      <w:r w:rsidR="009D487D" w:rsidRPr="00113901">
        <w:rPr>
          <w:rFonts w:ascii="Times New Roman" w:hAnsi="Times New Roman" w:cs="Times New Roman"/>
          <w:i/>
          <w:iCs/>
          <w:color w:val="444444"/>
          <w:lang w:val="en-GB"/>
        </w:rPr>
        <w:t>Goldstandard</w:t>
      </w:r>
      <w:proofErr w:type="spellEnd"/>
      <w:r w:rsidR="009D487D" w:rsidRPr="00113901">
        <w:rPr>
          <w:rFonts w:ascii="Times New Roman" w:hAnsi="Times New Roman" w:cs="Times New Roman"/>
          <w:i/>
          <w:iCs/>
          <w:color w:val="444444"/>
          <w:lang w:val="en-GB"/>
        </w:rPr>
        <w:t xml:space="preserve"> </w:t>
      </w:r>
      <w:r w:rsidR="00FF5A73" w:rsidRPr="00113901">
        <w:rPr>
          <w:rFonts w:ascii="Times New Roman" w:hAnsi="Times New Roman" w:cs="Times New Roman"/>
          <w:i/>
          <w:iCs/>
          <w:color w:val="444444"/>
          <w:lang w:val="en-GB"/>
        </w:rPr>
        <w:t>(</w:t>
      </w:r>
      <w:r w:rsidR="009D487D" w:rsidRPr="00113901">
        <w:rPr>
          <w:rFonts w:ascii="Times New Roman" w:hAnsi="Times New Roman" w:cs="Times New Roman"/>
          <w:i/>
          <w:iCs/>
          <w:color w:val="444444"/>
          <w:lang w:val="en-GB"/>
        </w:rPr>
        <w:t>green</w:t>
      </w:r>
      <w:r w:rsidR="00FF5A73" w:rsidRPr="00113901">
        <w:rPr>
          <w:rFonts w:ascii="Times New Roman" w:hAnsi="Times New Roman" w:cs="Times New Roman"/>
          <w:i/>
          <w:iCs/>
          <w:color w:val="444444"/>
          <w:lang w:val="en-GB"/>
        </w:rPr>
        <w:t xml:space="preserve">) </w:t>
      </w:r>
      <w:r w:rsidR="000C22BA" w:rsidRPr="00113901">
        <w:rPr>
          <w:rFonts w:ascii="Times New Roman" w:hAnsi="Times New Roman" w:cs="Times New Roman"/>
          <w:i/>
          <w:iCs/>
          <w:color w:val="444444"/>
          <w:lang w:val="en-GB"/>
        </w:rPr>
        <w:br/>
        <w:t>b)</w:t>
      </w:r>
      <w:r w:rsidR="00FF5A73" w:rsidRPr="00113901">
        <w:rPr>
          <w:rFonts w:ascii="Times New Roman" w:hAnsi="Times New Roman" w:cs="Times New Roman"/>
          <w:i/>
          <w:iCs/>
          <w:color w:val="444444"/>
          <w:lang w:val="en-GB"/>
        </w:rPr>
        <w:t xml:space="preserve"> </w:t>
      </w:r>
      <w:r w:rsidR="009D487D" w:rsidRPr="00113901">
        <w:rPr>
          <w:rFonts w:ascii="Times New Roman" w:hAnsi="Times New Roman" w:cs="Times New Roman"/>
          <w:i/>
          <w:iCs/>
          <w:color w:val="444444"/>
          <w:lang w:val="en-GB"/>
        </w:rPr>
        <w:t xml:space="preserve">ITA </w:t>
      </w:r>
      <w:proofErr w:type="spellStart"/>
      <w:r w:rsidR="009D487D" w:rsidRPr="00113901">
        <w:rPr>
          <w:rFonts w:ascii="Times New Roman" w:hAnsi="Times New Roman" w:cs="Times New Roman"/>
          <w:i/>
          <w:iCs/>
          <w:color w:val="444444"/>
          <w:lang w:val="en-GB"/>
        </w:rPr>
        <w:t>UltraLong</w:t>
      </w:r>
      <w:proofErr w:type="spellEnd"/>
      <w:r w:rsidR="009D487D" w:rsidRPr="00113901">
        <w:rPr>
          <w:rFonts w:ascii="Times New Roman" w:hAnsi="Times New Roman" w:cs="Times New Roman"/>
          <w:i/>
          <w:iCs/>
          <w:color w:val="444444"/>
          <w:lang w:val="en-GB"/>
        </w:rPr>
        <w:t xml:space="preserve"> </w:t>
      </w:r>
      <w:r w:rsidR="00FF5A73" w:rsidRPr="00113901">
        <w:rPr>
          <w:rFonts w:ascii="Times New Roman" w:hAnsi="Times New Roman" w:cs="Times New Roman"/>
          <w:i/>
          <w:iCs/>
          <w:color w:val="444444"/>
          <w:lang w:val="en-GB"/>
        </w:rPr>
        <w:t>(</w:t>
      </w:r>
      <w:r w:rsidR="009D487D" w:rsidRPr="00113901">
        <w:rPr>
          <w:rFonts w:ascii="Times New Roman" w:hAnsi="Times New Roman" w:cs="Times New Roman"/>
          <w:i/>
          <w:iCs/>
          <w:color w:val="444444"/>
          <w:lang w:val="en-GB"/>
        </w:rPr>
        <w:t>orange</w:t>
      </w:r>
      <w:r w:rsidR="00FF5A73" w:rsidRPr="00113901">
        <w:rPr>
          <w:rFonts w:ascii="Times New Roman" w:hAnsi="Times New Roman" w:cs="Times New Roman"/>
          <w:i/>
          <w:iCs/>
          <w:color w:val="444444"/>
          <w:lang w:val="en-GB"/>
        </w:rPr>
        <w:t>) mock communities</w:t>
      </w:r>
      <w:r w:rsidR="009D487D" w:rsidRPr="00113901">
        <w:rPr>
          <w:rFonts w:ascii="Times New Roman" w:hAnsi="Times New Roman" w:cs="Times New Roman"/>
          <w:i/>
          <w:iCs/>
          <w:color w:val="444444"/>
          <w:lang w:val="en-GB"/>
        </w:rPr>
        <w:t xml:space="preserve"> </w:t>
      </w:r>
      <w:r w:rsidR="000C22BA" w:rsidRPr="00113901">
        <w:rPr>
          <w:rFonts w:ascii="Times New Roman" w:hAnsi="Times New Roman" w:cs="Times New Roman"/>
          <w:i/>
          <w:iCs/>
          <w:color w:val="444444"/>
          <w:lang w:val="en-GB"/>
        </w:rPr>
        <w:br/>
      </w:r>
      <w:proofErr w:type="gramStart"/>
      <w:r w:rsidR="000C22BA" w:rsidRPr="00113901">
        <w:rPr>
          <w:rFonts w:ascii="Times New Roman" w:hAnsi="Times New Roman" w:cs="Times New Roman"/>
          <w:i/>
          <w:iCs/>
          <w:color w:val="444444"/>
          <w:lang w:val="en-GB"/>
        </w:rPr>
        <w:t>c)</w:t>
      </w:r>
      <w:r w:rsidR="009D487D" w:rsidRPr="00113901">
        <w:rPr>
          <w:rFonts w:ascii="Times New Roman" w:hAnsi="Times New Roman" w:cs="Times New Roman"/>
          <w:i/>
          <w:iCs/>
          <w:color w:val="444444"/>
          <w:lang w:val="en-GB"/>
        </w:rPr>
        <w:t>bacterial</w:t>
      </w:r>
      <w:proofErr w:type="gramEnd"/>
      <w:r w:rsidR="009D487D" w:rsidRPr="00113901">
        <w:rPr>
          <w:rFonts w:ascii="Times New Roman" w:hAnsi="Times New Roman" w:cs="Times New Roman"/>
          <w:i/>
          <w:iCs/>
          <w:color w:val="444444"/>
          <w:lang w:val="en-GB"/>
        </w:rPr>
        <w:t xml:space="preserve"> </w:t>
      </w:r>
      <w:proofErr w:type="spellStart"/>
      <w:r w:rsidR="009D487D" w:rsidRPr="00113901">
        <w:rPr>
          <w:rFonts w:ascii="Times New Roman" w:hAnsi="Times New Roman" w:cs="Times New Roman"/>
          <w:i/>
          <w:iCs/>
          <w:color w:val="444444"/>
          <w:lang w:val="en-GB"/>
        </w:rPr>
        <w:t>syntetic</w:t>
      </w:r>
      <w:proofErr w:type="spellEnd"/>
      <w:r w:rsidR="009D487D" w:rsidRPr="00113901">
        <w:rPr>
          <w:rFonts w:ascii="Times New Roman" w:hAnsi="Times New Roman" w:cs="Times New Roman"/>
          <w:i/>
          <w:iCs/>
          <w:color w:val="444444"/>
          <w:lang w:val="en-GB"/>
        </w:rPr>
        <w:t xml:space="preserve"> community (purple)</w:t>
      </w:r>
      <w:r w:rsidR="00FF5A73" w:rsidRPr="00113901">
        <w:rPr>
          <w:rFonts w:ascii="Times New Roman" w:hAnsi="Times New Roman" w:cs="Times New Roman"/>
          <w:i/>
          <w:iCs/>
          <w:color w:val="444444"/>
          <w:lang w:val="en-GB"/>
        </w:rPr>
        <w:t>.</w:t>
      </w:r>
      <w:r w:rsidR="000C22BA" w:rsidRPr="00113901">
        <w:rPr>
          <w:rFonts w:ascii="Times New Roman" w:hAnsi="Times New Roman" w:cs="Times New Roman"/>
          <w:i/>
          <w:iCs/>
          <w:color w:val="444444"/>
          <w:lang w:val="en-GB"/>
        </w:rPr>
        <w:br/>
      </w:r>
      <w:r w:rsidR="00FF5A73" w:rsidRPr="00113901">
        <w:rPr>
          <w:rFonts w:ascii="Times New Roman" w:hAnsi="Times New Roman" w:cs="Times New Roman"/>
          <w:i/>
          <w:iCs/>
          <w:color w:val="444444"/>
          <w:lang w:val="en-GB"/>
        </w:rPr>
        <w:t>Each point represents one species in one barcode. Dashed line: ideal y = x relationship. Pearson's r values displayed per panel.</w:t>
      </w:r>
    </w:p>
    <w:p w14:paraId="264F7CA8" w14:textId="56172795" w:rsidR="006A2195" w:rsidRPr="00113901" w:rsidRDefault="00206A57" w:rsidP="00113901">
      <w:pPr>
        <w:spacing w:before="80" w:after="80"/>
        <w:jc w:val="both"/>
        <w:rPr>
          <w:rFonts w:ascii="Times New Roman" w:hAnsi="Times New Roman" w:cs="Times New Roman"/>
          <w:b/>
          <w:bCs/>
          <w:lang w:val="en-GB"/>
        </w:rPr>
        <w:pPrChange w:id="84" w:author="Iscka iscka" w:date="2026-04-27T13:12:00Z" w16du:dateUtc="2026-04-27T11:12:00Z">
          <w:pPr>
            <w:spacing w:before="80" w:after="80"/>
          </w:pPr>
        </w:pPrChange>
      </w:pPr>
      <w:r w:rsidRPr="00113901">
        <w:rPr>
          <w:rFonts w:ascii="Times New Roman" w:hAnsi="Times New Roman" w:cs="Times New Roman"/>
          <w:lang w:val="en-GB"/>
        </w:rPr>
        <w:br/>
        <w:t xml:space="preserve">Overall, the degree of agreement between observed and expected community composition, as captured by the coefficient of determination (R²) in Figure 2, highlighted a clear gradient across amplicon strategies. ITS </w:t>
      </w:r>
      <w:proofErr w:type="spellStart"/>
      <w:r w:rsidRPr="00113901">
        <w:rPr>
          <w:rFonts w:ascii="Times New Roman" w:hAnsi="Times New Roman" w:cs="Times New Roman"/>
          <w:lang w:val="en-GB"/>
        </w:rPr>
        <w:t>Goldstandard</w:t>
      </w:r>
      <w:proofErr w:type="spellEnd"/>
      <w:r w:rsidRPr="00113901">
        <w:rPr>
          <w:rFonts w:ascii="Times New Roman" w:hAnsi="Times New Roman" w:cs="Times New Roman"/>
          <w:lang w:val="en-GB"/>
        </w:rPr>
        <w:t xml:space="preserve"> showed low explanatory power, with R² values remaining limited across samples, reflecting the wide dispersion of points away from the identity line. ITS </w:t>
      </w:r>
      <w:proofErr w:type="spellStart"/>
      <w:r w:rsidRPr="00113901">
        <w:rPr>
          <w:rFonts w:ascii="Times New Roman" w:hAnsi="Times New Roman" w:cs="Times New Roman"/>
          <w:lang w:val="en-GB"/>
        </w:rPr>
        <w:t>UltraLong</w:t>
      </w:r>
      <w:proofErr w:type="spellEnd"/>
      <w:r w:rsidRPr="00113901">
        <w:rPr>
          <w:rFonts w:ascii="Times New Roman" w:hAnsi="Times New Roman" w:cs="Times New Roman"/>
          <w:lang w:val="en-GB"/>
        </w:rPr>
        <w:t xml:space="preserve"> displayed improved but still incomplete concordance, with intermediate R² values consistent with the partial alignment of observed abundances to expected profiles. In contrast, the 16S dataset approached near-perfect reconstruction, with R² values close to 1, indicating that the vast majority of variance in observed abundances was explained by the expected composition</w:t>
      </w:r>
      <w:r w:rsidRPr="00113901">
        <w:rPr>
          <w:rFonts w:ascii="Times New Roman" w:hAnsi="Times New Roman" w:cs="Times New Roman"/>
          <w:lang w:val="en-GB"/>
        </w:rPr>
        <w:br/>
      </w:r>
      <w:r w:rsidRPr="00113901">
        <w:rPr>
          <w:rFonts w:ascii="Times New Roman" w:hAnsi="Times New Roman" w:cs="Times New Roman"/>
          <w:lang w:val="en-GB"/>
        </w:rPr>
        <w:br/>
      </w:r>
      <w:r w:rsidR="00652E14" w:rsidRPr="00113901">
        <w:rPr>
          <w:rFonts w:ascii="Times New Roman" w:hAnsi="Times New Roman" w:cs="Times New Roman"/>
          <w:b/>
          <w:bCs/>
          <w:lang w:val="en-GB"/>
        </w:rPr>
        <w:t>3.2) Impact of false positive assignments on taxonomic accuracy</w:t>
      </w:r>
      <w:r w:rsidR="004119F3" w:rsidRPr="00113901">
        <w:rPr>
          <w:rFonts w:ascii="Times New Roman" w:hAnsi="Times New Roman" w:cs="Times New Roman"/>
          <w:b/>
          <w:bCs/>
          <w:lang w:val="en-GB"/>
        </w:rPr>
        <w:br/>
      </w:r>
    </w:p>
    <w:p w14:paraId="1E77FAEB" w14:textId="5A7FA4A4" w:rsidR="004119F3" w:rsidRPr="00113901" w:rsidRDefault="00602277" w:rsidP="00113901">
      <w:pPr>
        <w:spacing w:before="80" w:after="80"/>
        <w:jc w:val="both"/>
        <w:rPr>
          <w:rFonts w:ascii="Times New Roman" w:hAnsi="Times New Roman" w:cs="Times New Roman"/>
          <w:lang w:val="en-GB"/>
        </w:rPr>
        <w:pPrChange w:id="85" w:author="Iscka iscka" w:date="2026-04-27T13:12:00Z" w16du:dateUtc="2026-04-27T11:12:00Z">
          <w:pPr>
            <w:spacing w:before="80" w:after="80"/>
          </w:pPr>
        </w:pPrChange>
      </w:pPr>
      <w:r w:rsidRPr="00113901">
        <w:rPr>
          <w:rFonts w:ascii="Times New Roman" w:hAnsi="Times New Roman" w:cs="Times New Roman"/>
          <w:lang w:val="en-GB"/>
        </w:rPr>
        <w:t>To understand the origin of the deviations observed between expected and observed community composition, the number and relative abundance of false positive taxa across amplicon strategies were quantified</w:t>
      </w:r>
      <w:r w:rsidR="00AB78C9" w:rsidRPr="00113901">
        <w:rPr>
          <w:rFonts w:ascii="Times New Roman" w:hAnsi="Times New Roman" w:cs="Times New Roman"/>
          <w:lang w:val="en-GB"/>
        </w:rPr>
        <w:t xml:space="preserve"> (Figure 3). Across ITS </w:t>
      </w:r>
      <w:proofErr w:type="spellStart"/>
      <w:r w:rsidR="00AB78C9" w:rsidRPr="00113901">
        <w:rPr>
          <w:rFonts w:ascii="Times New Roman" w:hAnsi="Times New Roman" w:cs="Times New Roman"/>
          <w:lang w:val="en-GB"/>
        </w:rPr>
        <w:t>Goldstandard</w:t>
      </w:r>
      <w:proofErr w:type="spellEnd"/>
      <w:r w:rsidR="00AB78C9" w:rsidRPr="00113901">
        <w:rPr>
          <w:rFonts w:ascii="Times New Roman" w:hAnsi="Times New Roman" w:cs="Times New Roman"/>
          <w:lang w:val="en-GB"/>
        </w:rPr>
        <w:t xml:space="preserve"> samples, the number of false positive taxa ranged from 26 to 75 across mock communities A–F. In contrast, ITS </w:t>
      </w:r>
      <w:proofErr w:type="spellStart"/>
      <w:r w:rsidR="00AB78C9" w:rsidRPr="00113901">
        <w:rPr>
          <w:rFonts w:ascii="Times New Roman" w:hAnsi="Times New Roman" w:cs="Times New Roman"/>
          <w:lang w:val="en-GB"/>
        </w:rPr>
        <w:t>UltraLong</w:t>
      </w:r>
      <w:proofErr w:type="spellEnd"/>
      <w:r w:rsidR="00AB78C9" w:rsidRPr="00113901">
        <w:rPr>
          <w:rFonts w:ascii="Times New Roman" w:hAnsi="Times New Roman" w:cs="Times New Roman"/>
          <w:lang w:val="en-GB"/>
        </w:rPr>
        <w:t xml:space="preserve"> markedly reduced the number of spurious assignments, with values ranging from 7 to 18 taxa. This reduction was consistent across all mock communities, with ITS </w:t>
      </w:r>
      <w:proofErr w:type="spellStart"/>
      <w:r w:rsidR="00AB78C9" w:rsidRPr="00113901">
        <w:rPr>
          <w:rFonts w:ascii="Times New Roman" w:hAnsi="Times New Roman" w:cs="Times New Roman"/>
          <w:lang w:val="en-GB"/>
        </w:rPr>
        <w:t>UltraLong</w:t>
      </w:r>
      <w:proofErr w:type="spellEnd"/>
      <w:r w:rsidR="00AB78C9" w:rsidRPr="00113901">
        <w:rPr>
          <w:rFonts w:ascii="Times New Roman" w:hAnsi="Times New Roman" w:cs="Times New Roman"/>
          <w:lang w:val="en-GB"/>
        </w:rPr>
        <w:t xml:space="preserve"> showing lower false positive counts in every case compared to the corresponding </w:t>
      </w:r>
      <w:proofErr w:type="spellStart"/>
      <w:r w:rsidR="00AB78C9" w:rsidRPr="00113901">
        <w:rPr>
          <w:rFonts w:ascii="Times New Roman" w:hAnsi="Times New Roman" w:cs="Times New Roman"/>
          <w:lang w:val="en-GB"/>
        </w:rPr>
        <w:t>Goldstandard</w:t>
      </w:r>
      <w:proofErr w:type="spellEnd"/>
      <w:r w:rsidR="00AB78C9" w:rsidRPr="00113901">
        <w:rPr>
          <w:rFonts w:ascii="Times New Roman" w:hAnsi="Times New Roman" w:cs="Times New Roman"/>
          <w:lang w:val="en-GB"/>
        </w:rPr>
        <w:t xml:space="preserve"> amplification.</w:t>
      </w:r>
    </w:p>
    <w:p w14:paraId="526DF1AD" w14:textId="43924865" w:rsidR="006A2195" w:rsidRPr="00113901" w:rsidRDefault="004552FE" w:rsidP="00113901">
      <w:pPr>
        <w:spacing w:before="80" w:after="60"/>
        <w:jc w:val="both"/>
        <w:rPr>
          <w:rFonts w:ascii="Times New Roman" w:hAnsi="Times New Roman" w:cs="Times New Roman"/>
        </w:rPr>
        <w:pPrChange w:id="86" w:author="Iscka iscka" w:date="2026-04-27T13:12:00Z" w16du:dateUtc="2026-04-27T11:12:00Z">
          <w:pPr>
            <w:spacing w:before="80" w:after="60"/>
          </w:pPr>
        </w:pPrChange>
      </w:pPr>
      <w:r w:rsidRPr="00113901">
        <w:rPr>
          <w:rFonts w:ascii="Times New Roman" w:hAnsi="Times New Roman" w:cs="Times New Roman"/>
          <w:noProof/>
        </w:rPr>
        <w:lastRenderedPageBreak/>
        <w:drawing>
          <wp:inline distT="0" distB="0" distL="0" distR="0" wp14:anchorId="5DF0225B" wp14:editId="44DC7407">
            <wp:extent cx="5731510" cy="4136390"/>
            <wp:effectExtent l="0" t="0" r="2540" b="0"/>
            <wp:docPr id="135348192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1920" name="Immagine 1353481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inline>
        </w:drawing>
      </w:r>
    </w:p>
    <w:p w14:paraId="5EDD5FF9" w14:textId="77777777" w:rsidR="006A2195" w:rsidRPr="00113901" w:rsidRDefault="00FF5A73" w:rsidP="00113901">
      <w:pPr>
        <w:spacing w:before="60" w:after="200"/>
        <w:jc w:val="both"/>
        <w:rPr>
          <w:rFonts w:ascii="Times New Roman" w:hAnsi="Times New Roman" w:cs="Times New Roman"/>
          <w:lang w:val="en-GB"/>
        </w:rPr>
        <w:pPrChange w:id="87" w:author="Iscka iscka" w:date="2026-04-27T13:12:00Z" w16du:dateUtc="2026-04-27T11:12:00Z">
          <w:pPr>
            <w:spacing w:before="60" w:after="200"/>
          </w:pPr>
        </w:pPrChange>
      </w:pPr>
      <w:r w:rsidRPr="00113901">
        <w:rPr>
          <w:rFonts w:ascii="Times New Roman" w:hAnsi="Times New Roman" w:cs="Times New Roman"/>
          <w:i/>
          <w:iCs/>
          <w:color w:val="444444"/>
          <w:lang w:val="en-GB"/>
        </w:rPr>
        <w:t>Figure 3. False-positive species assignments per barcode for ITS standard (POOL5, blue) and ITS ultra-long (POOL18, orange) analyses. The reduction in false positives achieved by the extended ITS–LSU amplicon strategy is clearly visible, particularly for barcodes 3–6 where closely related taxa were present in higher proportions. Analysis performed on the same six-member mock community composition for both datasets.</w:t>
      </w:r>
    </w:p>
    <w:p w14:paraId="27088446" w14:textId="44658532" w:rsidR="00AB78C9" w:rsidRPr="00113901" w:rsidRDefault="00AB78C9" w:rsidP="00113901">
      <w:pPr>
        <w:spacing w:before="80" w:after="80"/>
        <w:jc w:val="both"/>
        <w:rPr>
          <w:rFonts w:ascii="Times New Roman" w:hAnsi="Times New Roman" w:cs="Times New Roman"/>
          <w:lang w:val="en-GB"/>
        </w:rPr>
        <w:pPrChange w:id="88" w:author="Iscka iscka" w:date="2026-04-27T13:12:00Z" w16du:dateUtc="2026-04-27T11:12:00Z">
          <w:pPr>
            <w:spacing w:before="80" w:after="80"/>
          </w:pPr>
        </w:pPrChange>
      </w:pPr>
      <w:r w:rsidRPr="00113901">
        <w:rPr>
          <w:rFonts w:ascii="Times New Roman" w:hAnsi="Times New Roman" w:cs="Times New Roman"/>
          <w:lang w:val="en-GB"/>
        </w:rPr>
        <w:t xml:space="preserve">In addition to taxon counts, the relative abundance associated with false positives also differed between the two approaches. In ITS </w:t>
      </w:r>
      <w:proofErr w:type="spellStart"/>
      <w:r w:rsidRPr="00113901">
        <w:rPr>
          <w:rFonts w:ascii="Times New Roman" w:hAnsi="Times New Roman" w:cs="Times New Roman"/>
          <w:lang w:val="en-GB"/>
        </w:rPr>
        <w:t>Goldstandard</w:t>
      </w:r>
      <w:proofErr w:type="spellEnd"/>
      <w:r w:rsidRPr="00113901">
        <w:rPr>
          <w:rFonts w:ascii="Times New Roman" w:hAnsi="Times New Roman" w:cs="Times New Roman"/>
          <w:lang w:val="en-GB"/>
        </w:rPr>
        <w:t>, false positive taxa accounted for a substantial fraction of the total community composition, with abundance values ranging from 6</w:t>
      </w:r>
      <w:r w:rsidR="00FC524B" w:rsidRPr="00113901">
        <w:rPr>
          <w:rFonts w:ascii="Times New Roman" w:hAnsi="Times New Roman" w:cs="Times New Roman"/>
          <w:lang w:val="en-GB"/>
        </w:rPr>
        <w:t>.</w:t>
      </w:r>
      <w:r w:rsidRPr="00113901">
        <w:rPr>
          <w:rFonts w:ascii="Times New Roman" w:hAnsi="Times New Roman" w:cs="Times New Roman"/>
          <w:lang w:val="en-GB"/>
        </w:rPr>
        <w:t>7</w:t>
      </w:r>
      <w:r w:rsidR="00FC524B" w:rsidRPr="00113901">
        <w:rPr>
          <w:rFonts w:ascii="Times New Roman" w:hAnsi="Times New Roman" w:cs="Times New Roman"/>
          <w:lang w:val="en-GB"/>
        </w:rPr>
        <w:t>%</w:t>
      </w:r>
      <w:r w:rsidRPr="00113901">
        <w:rPr>
          <w:rFonts w:ascii="Times New Roman" w:hAnsi="Times New Roman" w:cs="Times New Roman"/>
          <w:lang w:val="en-GB"/>
        </w:rPr>
        <w:t xml:space="preserve"> to 99</w:t>
      </w:r>
      <w:r w:rsidR="00FC524B" w:rsidRPr="00113901">
        <w:rPr>
          <w:rFonts w:ascii="Times New Roman" w:hAnsi="Times New Roman" w:cs="Times New Roman"/>
          <w:lang w:val="en-GB"/>
        </w:rPr>
        <w:t>.</w:t>
      </w:r>
      <w:r w:rsidRPr="00113901">
        <w:rPr>
          <w:rFonts w:ascii="Times New Roman" w:hAnsi="Times New Roman" w:cs="Times New Roman"/>
          <w:lang w:val="en-GB"/>
        </w:rPr>
        <w:t>7</w:t>
      </w:r>
      <w:r w:rsidR="00FC524B" w:rsidRPr="00113901">
        <w:rPr>
          <w:rFonts w:ascii="Times New Roman" w:hAnsi="Times New Roman" w:cs="Times New Roman"/>
          <w:lang w:val="en-GB"/>
        </w:rPr>
        <w:t>%</w:t>
      </w:r>
      <w:r w:rsidRPr="00113901">
        <w:rPr>
          <w:rFonts w:ascii="Times New Roman" w:hAnsi="Times New Roman" w:cs="Times New Roman"/>
          <w:lang w:val="en-GB"/>
        </w:rPr>
        <w:t xml:space="preserve">. In several cases, false positives represented </w:t>
      </w:r>
      <w:proofErr w:type="gramStart"/>
      <w:r w:rsidRPr="00113901">
        <w:rPr>
          <w:rFonts w:ascii="Times New Roman" w:hAnsi="Times New Roman" w:cs="Times New Roman"/>
          <w:lang w:val="en-GB"/>
        </w:rPr>
        <w:t>the majority of</w:t>
      </w:r>
      <w:proofErr w:type="gramEnd"/>
      <w:r w:rsidRPr="00113901">
        <w:rPr>
          <w:rFonts w:ascii="Times New Roman" w:hAnsi="Times New Roman" w:cs="Times New Roman"/>
          <w:lang w:val="en-GB"/>
        </w:rPr>
        <w:t xml:space="preserve"> the </w:t>
      </w:r>
      <w:r w:rsidR="00FC524B" w:rsidRPr="00113901">
        <w:rPr>
          <w:rFonts w:ascii="Times New Roman" w:hAnsi="Times New Roman" w:cs="Times New Roman"/>
          <w:lang w:val="en-GB"/>
        </w:rPr>
        <w:t>observed</w:t>
      </w:r>
      <w:r w:rsidRPr="00113901">
        <w:rPr>
          <w:rFonts w:ascii="Times New Roman" w:hAnsi="Times New Roman" w:cs="Times New Roman"/>
          <w:lang w:val="en-GB"/>
        </w:rPr>
        <w:t xml:space="preserve"> community signal, as </w:t>
      </w:r>
      <w:r w:rsidR="00FC524B" w:rsidRPr="00113901">
        <w:rPr>
          <w:rFonts w:ascii="Times New Roman" w:hAnsi="Times New Roman" w:cs="Times New Roman"/>
          <w:lang w:val="en-GB"/>
        </w:rPr>
        <w:t>obtained</w:t>
      </w:r>
      <w:r w:rsidRPr="00113901">
        <w:rPr>
          <w:rFonts w:ascii="Times New Roman" w:hAnsi="Times New Roman" w:cs="Times New Roman"/>
          <w:lang w:val="en-GB"/>
        </w:rPr>
        <w:t xml:space="preserve"> in samples A (53</w:t>
      </w:r>
      <w:r w:rsidR="00FC524B" w:rsidRPr="00113901">
        <w:rPr>
          <w:rFonts w:ascii="Times New Roman" w:hAnsi="Times New Roman" w:cs="Times New Roman"/>
          <w:lang w:val="en-GB"/>
        </w:rPr>
        <w:t>%</w:t>
      </w:r>
      <w:r w:rsidRPr="00113901">
        <w:rPr>
          <w:rFonts w:ascii="Times New Roman" w:hAnsi="Times New Roman" w:cs="Times New Roman"/>
          <w:lang w:val="en-GB"/>
        </w:rPr>
        <w:t>), B (99</w:t>
      </w:r>
      <w:r w:rsidR="00FC524B" w:rsidRPr="00113901">
        <w:rPr>
          <w:rFonts w:ascii="Times New Roman" w:hAnsi="Times New Roman" w:cs="Times New Roman"/>
          <w:lang w:val="en-GB"/>
        </w:rPr>
        <w:t>%</w:t>
      </w:r>
      <w:r w:rsidRPr="00113901">
        <w:rPr>
          <w:rFonts w:ascii="Times New Roman" w:hAnsi="Times New Roman" w:cs="Times New Roman"/>
          <w:lang w:val="en-GB"/>
        </w:rPr>
        <w:t>), D (74</w:t>
      </w:r>
      <w:r w:rsidR="00FC524B" w:rsidRPr="00113901">
        <w:rPr>
          <w:rFonts w:ascii="Times New Roman" w:hAnsi="Times New Roman" w:cs="Times New Roman"/>
          <w:lang w:val="en-GB"/>
        </w:rPr>
        <w:t>%</w:t>
      </w:r>
      <w:r w:rsidRPr="00113901">
        <w:rPr>
          <w:rFonts w:ascii="Times New Roman" w:hAnsi="Times New Roman" w:cs="Times New Roman"/>
          <w:lang w:val="en-GB"/>
        </w:rPr>
        <w:t>), and E (50</w:t>
      </w:r>
      <w:r w:rsidR="00FC524B" w:rsidRPr="00113901">
        <w:rPr>
          <w:rFonts w:ascii="Times New Roman" w:hAnsi="Times New Roman" w:cs="Times New Roman"/>
          <w:lang w:val="en-GB"/>
        </w:rPr>
        <w:t>%</w:t>
      </w:r>
      <w:r w:rsidRPr="00113901">
        <w:rPr>
          <w:rFonts w:ascii="Times New Roman" w:hAnsi="Times New Roman" w:cs="Times New Roman"/>
          <w:lang w:val="en-GB"/>
        </w:rPr>
        <w:t>).</w:t>
      </w:r>
      <w:r w:rsidR="00EF6AAC" w:rsidRPr="00113901">
        <w:rPr>
          <w:rFonts w:ascii="Times New Roman" w:hAnsi="Times New Roman" w:cs="Times New Roman"/>
          <w:lang w:val="en-GB"/>
        </w:rPr>
        <w:t xml:space="preserve"> </w:t>
      </w:r>
      <w:r w:rsidRPr="00113901">
        <w:rPr>
          <w:rFonts w:ascii="Times New Roman" w:hAnsi="Times New Roman" w:cs="Times New Roman"/>
          <w:lang w:val="en-GB"/>
        </w:rPr>
        <w:t xml:space="preserve">In ITS </w:t>
      </w:r>
      <w:proofErr w:type="spellStart"/>
      <w:r w:rsidRPr="00113901">
        <w:rPr>
          <w:rFonts w:ascii="Times New Roman" w:hAnsi="Times New Roman" w:cs="Times New Roman"/>
          <w:lang w:val="en-GB"/>
        </w:rPr>
        <w:t>UltraLong</w:t>
      </w:r>
      <w:proofErr w:type="spellEnd"/>
      <w:r w:rsidRPr="00113901">
        <w:rPr>
          <w:rFonts w:ascii="Times New Roman" w:hAnsi="Times New Roman" w:cs="Times New Roman"/>
          <w:lang w:val="en-GB"/>
        </w:rPr>
        <w:t>, the contribution of false positives to total abundance was generally lower, although variable across samples, ranging from 6</w:t>
      </w:r>
      <w:r w:rsidR="00443AA3" w:rsidRPr="00113901">
        <w:rPr>
          <w:rFonts w:ascii="Times New Roman" w:hAnsi="Times New Roman" w:cs="Times New Roman"/>
          <w:lang w:val="en-GB"/>
        </w:rPr>
        <w:t>.</w:t>
      </w:r>
      <w:r w:rsidRPr="00113901">
        <w:rPr>
          <w:rFonts w:ascii="Times New Roman" w:hAnsi="Times New Roman" w:cs="Times New Roman"/>
          <w:lang w:val="en-GB"/>
        </w:rPr>
        <w:t>5</w:t>
      </w:r>
      <w:r w:rsidR="00443AA3" w:rsidRPr="00113901">
        <w:rPr>
          <w:rFonts w:ascii="Times New Roman" w:hAnsi="Times New Roman" w:cs="Times New Roman"/>
          <w:lang w:val="en-GB"/>
        </w:rPr>
        <w:t>%</w:t>
      </w:r>
      <w:r w:rsidRPr="00113901">
        <w:rPr>
          <w:rFonts w:ascii="Times New Roman" w:hAnsi="Times New Roman" w:cs="Times New Roman"/>
          <w:lang w:val="en-GB"/>
        </w:rPr>
        <w:t xml:space="preserve"> to 91</w:t>
      </w:r>
      <w:r w:rsidR="00443AA3" w:rsidRPr="00113901">
        <w:rPr>
          <w:rFonts w:ascii="Times New Roman" w:hAnsi="Times New Roman" w:cs="Times New Roman"/>
          <w:lang w:val="en-GB"/>
        </w:rPr>
        <w:t>%</w:t>
      </w:r>
      <w:r w:rsidRPr="00113901">
        <w:rPr>
          <w:rFonts w:ascii="Times New Roman" w:hAnsi="Times New Roman" w:cs="Times New Roman"/>
          <w:lang w:val="en-GB"/>
        </w:rPr>
        <w:t xml:space="preserve">. Notably, some samples still exhibited elevated false positive abundance despite reduced </w:t>
      </w:r>
      <w:proofErr w:type="spellStart"/>
      <w:r w:rsidRPr="00113901">
        <w:rPr>
          <w:rFonts w:ascii="Times New Roman" w:hAnsi="Times New Roman" w:cs="Times New Roman"/>
          <w:lang w:val="en-GB"/>
        </w:rPr>
        <w:t>taxon</w:t>
      </w:r>
      <w:proofErr w:type="spellEnd"/>
      <w:r w:rsidRPr="00113901">
        <w:rPr>
          <w:rFonts w:ascii="Times New Roman" w:hAnsi="Times New Roman" w:cs="Times New Roman"/>
          <w:lang w:val="en-GB"/>
        </w:rPr>
        <w:t xml:space="preserve"> counts (e.g., Mock </w:t>
      </w:r>
      <w:r w:rsidR="00443AA3" w:rsidRPr="00113901">
        <w:rPr>
          <w:rFonts w:ascii="Times New Roman" w:hAnsi="Times New Roman" w:cs="Times New Roman"/>
          <w:lang w:val="en-GB"/>
        </w:rPr>
        <w:t>B</w:t>
      </w:r>
      <w:r w:rsidRPr="00113901">
        <w:rPr>
          <w:rFonts w:ascii="Times New Roman" w:hAnsi="Times New Roman" w:cs="Times New Roman"/>
          <w:lang w:val="en-GB"/>
        </w:rPr>
        <w:t>: 91</w:t>
      </w:r>
      <w:r w:rsidR="00443AA3" w:rsidRPr="00113901">
        <w:rPr>
          <w:rFonts w:ascii="Times New Roman" w:hAnsi="Times New Roman" w:cs="Times New Roman"/>
          <w:lang w:val="en-GB"/>
        </w:rPr>
        <w:t>%</w:t>
      </w:r>
      <w:r w:rsidRPr="00113901">
        <w:rPr>
          <w:rFonts w:ascii="Times New Roman" w:hAnsi="Times New Roman" w:cs="Times New Roman"/>
          <w:lang w:val="en-GB"/>
        </w:rPr>
        <w:t>; Mock D: 42</w:t>
      </w:r>
      <w:r w:rsidR="00443AA3" w:rsidRPr="00113901">
        <w:rPr>
          <w:rFonts w:ascii="Times New Roman" w:hAnsi="Times New Roman" w:cs="Times New Roman"/>
          <w:lang w:val="en-GB"/>
        </w:rPr>
        <w:t>%</w:t>
      </w:r>
      <w:r w:rsidRPr="00113901">
        <w:rPr>
          <w:rFonts w:ascii="Times New Roman" w:hAnsi="Times New Roman" w:cs="Times New Roman"/>
          <w:lang w:val="en-GB"/>
        </w:rPr>
        <w:t>), indicating that a smaller number of misassigned taxa could still contribute substantially to the overall abundance profile</w:t>
      </w:r>
      <w:r w:rsidR="00443AA3" w:rsidRPr="00113901">
        <w:rPr>
          <w:rFonts w:ascii="Times New Roman" w:hAnsi="Times New Roman" w:cs="Times New Roman"/>
          <w:lang w:val="en-GB"/>
        </w:rPr>
        <w:t>.</w:t>
      </w:r>
      <w:r w:rsidR="00EF6AAC" w:rsidRPr="00113901">
        <w:rPr>
          <w:rFonts w:ascii="Times New Roman" w:hAnsi="Times New Roman" w:cs="Times New Roman"/>
          <w:lang w:val="en-GB"/>
        </w:rPr>
        <w:t xml:space="preserve"> </w:t>
      </w:r>
      <w:r w:rsidR="00091832" w:rsidRPr="00113901">
        <w:rPr>
          <w:rFonts w:ascii="Times New Roman" w:hAnsi="Times New Roman" w:cs="Times New Roman"/>
          <w:lang w:val="en-GB"/>
        </w:rPr>
        <w:t>The 16S dataset showed a markedly different pattern, with only a single false positive taxon detected and a negligible associated abundance (1%), consistent with the near-perfect agreement observed between expected and reconstructed community composition.</w:t>
      </w:r>
    </w:p>
    <w:p w14:paraId="6DB7C366" w14:textId="77777777" w:rsidR="006A2195" w:rsidRPr="00113901" w:rsidRDefault="006A2195" w:rsidP="00113901">
      <w:pPr>
        <w:spacing w:before="80" w:after="80"/>
        <w:jc w:val="both"/>
        <w:rPr>
          <w:rFonts w:ascii="Times New Roman" w:hAnsi="Times New Roman" w:cs="Times New Roman"/>
          <w:lang w:val="en-GB"/>
        </w:rPr>
        <w:pPrChange w:id="89" w:author="Iscka iscka" w:date="2026-04-27T13:12:00Z" w16du:dateUtc="2026-04-27T11:12:00Z">
          <w:pPr>
            <w:spacing w:before="80" w:after="80"/>
          </w:pPr>
        </w:pPrChange>
      </w:pPr>
    </w:p>
    <w:p w14:paraId="70D4BF5D" w14:textId="77777777" w:rsidR="006A2195" w:rsidRPr="00113901" w:rsidRDefault="006A2195" w:rsidP="00113901">
      <w:pPr>
        <w:spacing w:before="80" w:after="80"/>
        <w:jc w:val="both"/>
        <w:rPr>
          <w:rFonts w:ascii="Times New Roman" w:hAnsi="Times New Roman" w:cs="Times New Roman"/>
          <w:lang w:val="en-GB"/>
        </w:rPr>
        <w:pPrChange w:id="90" w:author="Iscka iscka" w:date="2026-04-27T13:12:00Z" w16du:dateUtc="2026-04-27T11:12:00Z">
          <w:pPr>
            <w:spacing w:before="80" w:after="80"/>
          </w:pPr>
        </w:pPrChange>
      </w:pPr>
    </w:p>
    <w:p w14:paraId="2CBE49C6" w14:textId="726E29F4" w:rsidR="006A2195" w:rsidRPr="00113901" w:rsidRDefault="00FF5A73" w:rsidP="00113901">
      <w:pPr>
        <w:pStyle w:val="Titolo2"/>
        <w:jc w:val="both"/>
        <w:rPr>
          <w:rFonts w:ascii="Times New Roman" w:hAnsi="Times New Roman" w:cs="Times New Roman"/>
          <w:sz w:val="22"/>
          <w:szCs w:val="22"/>
          <w:lang w:val="en-GB"/>
        </w:rPr>
        <w:pPrChange w:id="91" w:author="Iscka iscka" w:date="2026-04-27T13:12:00Z" w16du:dateUtc="2026-04-27T11:12:00Z">
          <w:pPr>
            <w:pStyle w:val="Titolo2"/>
          </w:pPr>
        </w:pPrChange>
      </w:pPr>
      <w:r w:rsidRPr="00113901">
        <w:rPr>
          <w:rFonts w:ascii="Times New Roman" w:hAnsi="Times New Roman" w:cs="Times New Roman"/>
          <w:sz w:val="22"/>
          <w:szCs w:val="22"/>
          <w:lang w:val="en-GB"/>
        </w:rPr>
        <w:t>3.</w:t>
      </w:r>
      <w:r w:rsidR="00711537" w:rsidRPr="00113901">
        <w:rPr>
          <w:rFonts w:ascii="Times New Roman" w:hAnsi="Times New Roman" w:cs="Times New Roman"/>
          <w:sz w:val="22"/>
          <w:szCs w:val="22"/>
          <w:lang w:val="en-GB"/>
        </w:rPr>
        <w:t>3</w:t>
      </w:r>
      <w:r w:rsidRPr="00113901">
        <w:rPr>
          <w:rFonts w:ascii="Times New Roman" w:hAnsi="Times New Roman" w:cs="Times New Roman"/>
          <w:sz w:val="22"/>
          <w:szCs w:val="22"/>
          <w:lang w:val="en-GB"/>
        </w:rPr>
        <w:t xml:space="preserve"> Computational Performance Across Platforms</w:t>
      </w:r>
    </w:p>
    <w:p w14:paraId="1B20F57E" w14:textId="77777777" w:rsidR="006A2195" w:rsidRPr="00113901" w:rsidRDefault="00FF5A73" w:rsidP="00113901">
      <w:pPr>
        <w:spacing w:before="80" w:after="80" w:line="276" w:lineRule="auto"/>
        <w:jc w:val="both"/>
        <w:rPr>
          <w:rFonts w:ascii="Times New Roman" w:hAnsi="Times New Roman" w:cs="Times New Roman"/>
          <w:lang w:val="en-GB"/>
        </w:rPr>
        <w:pPrChange w:id="92" w:author="Iscka iscka" w:date="2026-04-27T13:12:00Z" w16du:dateUtc="2026-04-27T11:12:00Z">
          <w:pPr>
            <w:spacing w:before="80" w:after="80" w:line="276" w:lineRule="auto"/>
          </w:pPr>
        </w:pPrChange>
      </w:pPr>
      <w:r w:rsidRPr="00113901">
        <w:rPr>
          <w:rFonts w:ascii="Times New Roman" w:hAnsi="Times New Roman" w:cs="Times New Roman"/>
          <w:lang w:val="en-GB"/>
        </w:rPr>
        <w:t>LOREON was benchmarked on all three hardware configurations across the three analysis types. A comprehensive summary is provided in Table 2, while Figure 4 presents the cross-platform wall time and peak RAM comparisons visually.</w:t>
      </w:r>
    </w:p>
    <w:p w14:paraId="5A769DF7" w14:textId="77777777" w:rsidR="006A2195" w:rsidRPr="00113901" w:rsidRDefault="006A2195" w:rsidP="00113901">
      <w:pPr>
        <w:spacing w:before="80" w:after="80"/>
        <w:jc w:val="both"/>
        <w:rPr>
          <w:rFonts w:ascii="Times New Roman" w:hAnsi="Times New Roman" w:cs="Times New Roman"/>
          <w:lang w:val="en-GB"/>
        </w:rPr>
        <w:pPrChange w:id="93" w:author="Iscka iscka" w:date="2026-04-27T13:12:00Z" w16du:dateUtc="2026-04-27T11:12:00Z">
          <w:pPr>
            <w:spacing w:before="80" w:after="80"/>
          </w:pPr>
        </w:pPrChange>
      </w:pPr>
    </w:p>
    <w:p w14:paraId="1396F99B" w14:textId="77777777" w:rsidR="006A2195" w:rsidRPr="00113901" w:rsidRDefault="00FF5A73" w:rsidP="00113901">
      <w:pPr>
        <w:spacing w:before="120" w:after="120"/>
        <w:jc w:val="both"/>
        <w:rPr>
          <w:rFonts w:ascii="Times New Roman" w:hAnsi="Times New Roman" w:cs="Times New Roman"/>
          <w:lang w:val="en-GB"/>
        </w:rPr>
        <w:pPrChange w:id="94" w:author="Iscka iscka" w:date="2026-04-27T13:12:00Z" w16du:dateUtc="2026-04-27T11:12:00Z">
          <w:pPr>
            <w:spacing w:before="120" w:after="120"/>
          </w:pPr>
        </w:pPrChange>
      </w:pPr>
      <w:r w:rsidRPr="00113901">
        <w:rPr>
          <w:rFonts w:ascii="Times New Roman" w:hAnsi="Times New Roman" w:cs="Times New Roman"/>
          <w:b/>
          <w:bCs/>
          <w:lang w:val="en-GB"/>
        </w:rPr>
        <w:lastRenderedPageBreak/>
        <w:t xml:space="preserve">Table 2. </w:t>
      </w:r>
      <w:r w:rsidRPr="00113901">
        <w:rPr>
          <w:rFonts w:ascii="Times New Roman" w:hAnsi="Times New Roman" w:cs="Times New Roman"/>
          <w:lang w:val="en-GB"/>
        </w:rPr>
        <w:t>LOREON performance summary across platforms and analysis types. All peak RAM values refer to the LOREON orchestrator process; minimap2 process memory is additionally ~2–4 GB depending on database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600"/>
        <w:gridCol w:w="1400"/>
        <w:gridCol w:w="1426"/>
      </w:tblGrid>
      <w:tr w:rsidR="006A2195" w:rsidRPr="00113901" w14:paraId="2B05B7ED" w14:textId="77777777">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1F25FDD" w14:textId="77777777" w:rsidR="006A2195" w:rsidRPr="00113901" w:rsidRDefault="00FF5A73" w:rsidP="00113901">
            <w:pPr>
              <w:jc w:val="both"/>
              <w:rPr>
                <w:rFonts w:ascii="Times New Roman" w:hAnsi="Times New Roman" w:cs="Times New Roman"/>
              </w:rPr>
              <w:pPrChange w:id="95" w:author="Iscka iscka" w:date="2026-04-27T13:12:00Z" w16du:dateUtc="2026-04-27T11:12:00Z">
                <w:pPr/>
              </w:pPrChange>
            </w:pPr>
            <w:r w:rsidRPr="00113901">
              <w:rPr>
                <w:rFonts w:ascii="Times New Roman" w:hAnsi="Times New Roman" w:cs="Times New Roman"/>
                <w:b/>
                <w:bCs/>
                <w:color w:val="FFFFFF"/>
              </w:rPr>
              <w:t>Analysis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A546FBC" w14:textId="77777777" w:rsidR="006A2195" w:rsidRPr="00113901" w:rsidRDefault="00FF5A73" w:rsidP="00113901">
            <w:pPr>
              <w:jc w:val="both"/>
              <w:rPr>
                <w:rFonts w:ascii="Times New Roman" w:hAnsi="Times New Roman" w:cs="Times New Roman"/>
              </w:rPr>
              <w:pPrChange w:id="96" w:author="Iscka iscka" w:date="2026-04-27T13:12:00Z" w16du:dateUtc="2026-04-27T11:12:00Z">
                <w:pPr/>
              </w:pPrChange>
            </w:pPr>
            <w:r w:rsidRPr="00113901">
              <w:rPr>
                <w:rFonts w:ascii="Times New Roman" w:hAnsi="Times New Roman" w:cs="Times New Roman"/>
                <w:b/>
                <w:bCs/>
                <w:color w:val="FFFFFF"/>
              </w:rPr>
              <w:t>Platform</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44F5FF4" w14:textId="77777777" w:rsidR="006A2195" w:rsidRPr="00113901" w:rsidRDefault="00FF5A73" w:rsidP="00113901">
            <w:pPr>
              <w:jc w:val="both"/>
              <w:rPr>
                <w:rFonts w:ascii="Times New Roman" w:hAnsi="Times New Roman" w:cs="Times New Roman"/>
              </w:rPr>
              <w:pPrChange w:id="97" w:author="Iscka iscka" w:date="2026-04-27T13:12:00Z" w16du:dateUtc="2026-04-27T11:12:00Z">
                <w:pPr/>
              </w:pPrChange>
            </w:pPr>
            <w:proofErr w:type="spellStart"/>
            <w:r w:rsidRPr="00113901">
              <w:rPr>
                <w:rFonts w:ascii="Times New Roman" w:hAnsi="Times New Roman" w:cs="Times New Roman"/>
                <w:b/>
                <w:bCs/>
                <w:color w:val="FFFFFF"/>
              </w:rPr>
              <w:t>Reads</w:t>
            </w:r>
            <w:proofErr w:type="spellEnd"/>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420F99E" w14:textId="77777777" w:rsidR="006A2195" w:rsidRPr="00113901" w:rsidRDefault="00FF5A73" w:rsidP="00113901">
            <w:pPr>
              <w:jc w:val="both"/>
              <w:rPr>
                <w:rFonts w:ascii="Times New Roman" w:hAnsi="Times New Roman" w:cs="Times New Roman"/>
              </w:rPr>
              <w:pPrChange w:id="98" w:author="Iscka iscka" w:date="2026-04-27T13:12:00Z" w16du:dateUtc="2026-04-27T11:12:00Z">
                <w:pPr/>
              </w:pPrChange>
            </w:pPr>
            <w:r w:rsidRPr="00113901">
              <w:rPr>
                <w:rFonts w:ascii="Times New Roman" w:hAnsi="Times New Roman" w:cs="Times New Roman"/>
                <w:b/>
                <w:bCs/>
                <w:color w:val="FFFFFF"/>
              </w:rPr>
              <w:t>Wall Time (s)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0150467" w14:textId="77777777" w:rsidR="006A2195" w:rsidRPr="00113901" w:rsidRDefault="00FF5A73" w:rsidP="00113901">
            <w:pPr>
              <w:jc w:val="both"/>
              <w:rPr>
                <w:rFonts w:ascii="Times New Roman" w:hAnsi="Times New Roman" w:cs="Times New Roman"/>
              </w:rPr>
              <w:pPrChange w:id="99" w:author="Iscka iscka" w:date="2026-04-27T13:12:00Z" w16du:dateUtc="2026-04-27T11:12:00Z">
                <w:pPr/>
              </w:pPrChange>
            </w:pPr>
            <w:r w:rsidRPr="00113901">
              <w:rPr>
                <w:rFonts w:ascii="Times New Roman" w:hAnsi="Times New Roman" w:cs="Times New Roman"/>
                <w:b/>
                <w:bCs/>
                <w:color w:val="FFFFFF"/>
              </w:rPr>
              <w:t>Peak RAM (MB)</w:t>
            </w:r>
          </w:p>
        </w:tc>
        <w:tc>
          <w:tcPr>
            <w:tcW w:w="14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156D3BC" w14:textId="77777777" w:rsidR="006A2195" w:rsidRPr="00113901" w:rsidRDefault="00FF5A73" w:rsidP="00113901">
            <w:pPr>
              <w:jc w:val="both"/>
              <w:rPr>
                <w:rFonts w:ascii="Times New Roman" w:hAnsi="Times New Roman" w:cs="Times New Roman"/>
              </w:rPr>
              <w:pPrChange w:id="100" w:author="Iscka iscka" w:date="2026-04-27T13:12:00Z" w16du:dateUtc="2026-04-27T11:12:00Z">
                <w:pPr/>
              </w:pPrChange>
            </w:pPr>
            <w:proofErr w:type="spellStart"/>
            <w:r w:rsidRPr="00113901">
              <w:rPr>
                <w:rFonts w:ascii="Times New Roman" w:hAnsi="Times New Roman" w:cs="Times New Roman"/>
                <w:b/>
                <w:bCs/>
                <w:color w:val="FFFFFF"/>
              </w:rPr>
              <w:t>Threads</w:t>
            </w:r>
            <w:proofErr w:type="spellEnd"/>
          </w:p>
        </w:tc>
      </w:tr>
      <w:tr w:rsidR="006A2195" w:rsidRPr="00113901" w14:paraId="023B335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6DD6D7" w14:textId="416C5EAA" w:rsidR="006A2195" w:rsidRPr="00113901" w:rsidRDefault="00FF5A73" w:rsidP="00113901">
            <w:pPr>
              <w:jc w:val="both"/>
              <w:rPr>
                <w:rFonts w:ascii="Times New Roman" w:hAnsi="Times New Roman" w:cs="Times New Roman"/>
              </w:rPr>
              <w:pPrChange w:id="101" w:author="Iscka iscka" w:date="2026-04-27T13:12:00Z" w16du:dateUtc="2026-04-27T11:12:00Z">
                <w:pPr/>
              </w:pPrChange>
            </w:pPr>
            <w:r w:rsidRPr="00113901">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1D7C47B" w14:textId="77777777" w:rsidR="006A2195" w:rsidRPr="00113901" w:rsidRDefault="00FF5A73" w:rsidP="00113901">
            <w:pPr>
              <w:jc w:val="both"/>
              <w:rPr>
                <w:rFonts w:ascii="Times New Roman" w:hAnsi="Times New Roman" w:cs="Times New Roman"/>
              </w:rPr>
              <w:pPrChange w:id="102" w:author="Iscka iscka" w:date="2026-04-27T13:12:00Z" w16du:dateUtc="2026-04-27T11:12:00Z">
                <w:pPr/>
              </w:pPrChange>
            </w:pPr>
            <w:proofErr w:type="spellStart"/>
            <w:r w:rsidRPr="00113901">
              <w:rPr>
                <w:rFonts w:ascii="Times New Roman" w:hAnsi="Times New Roman" w:cs="Times New Roman"/>
              </w:rPr>
              <w:t>macOS</w:t>
            </w:r>
            <w:proofErr w:type="spellEnd"/>
            <w:r w:rsidRPr="00113901">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D997C60" w14:textId="77777777" w:rsidR="006A2195" w:rsidRPr="00113901" w:rsidRDefault="00FF5A73" w:rsidP="00113901">
            <w:pPr>
              <w:jc w:val="both"/>
              <w:rPr>
                <w:rFonts w:ascii="Times New Roman" w:hAnsi="Times New Roman" w:cs="Times New Roman"/>
              </w:rPr>
              <w:pPrChange w:id="103" w:author="Iscka iscka" w:date="2026-04-27T13:12:00Z" w16du:dateUtc="2026-04-27T11:12:00Z">
                <w:pPr/>
              </w:pPrChange>
            </w:pPr>
            <w:r w:rsidRPr="00113901">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45329C" w14:textId="77777777" w:rsidR="006A2195" w:rsidRPr="00113901" w:rsidRDefault="00FF5A73" w:rsidP="00113901">
            <w:pPr>
              <w:jc w:val="both"/>
              <w:rPr>
                <w:rFonts w:ascii="Times New Roman" w:hAnsi="Times New Roman" w:cs="Times New Roman"/>
              </w:rPr>
              <w:pPrChange w:id="104" w:author="Iscka iscka" w:date="2026-04-27T13:12:00Z" w16du:dateUtc="2026-04-27T11:12:00Z">
                <w:pPr/>
              </w:pPrChange>
            </w:pPr>
            <w:r w:rsidRPr="00113901">
              <w:rPr>
                <w:rFonts w:ascii="Times New Roman" w:hAnsi="Times New Roman" w:cs="Times New Roman"/>
              </w:rPr>
              <w:t>37.9</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DB36C4E" w14:textId="77777777" w:rsidR="006A2195" w:rsidRPr="00113901" w:rsidRDefault="00FF5A73" w:rsidP="00113901">
            <w:pPr>
              <w:jc w:val="both"/>
              <w:rPr>
                <w:rFonts w:ascii="Times New Roman" w:hAnsi="Times New Roman" w:cs="Times New Roman"/>
              </w:rPr>
              <w:pPrChange w:id="105" w:author="Iscka iscka" w:date="2026-04-27T13:12:00Z" w16du:dateUtc="2026-04-27T11:12:00Z">
                <w:pPr/>
              </w:pPrChange>
            </w:pPr>
            <w:r w:rsidRPr="00113901">
              <w:rPr>
                <w:rFonts w:ascii="Times New Roman" w:hAnsi="Times New Roman" w:cs="Times New Roman"/>
              </w:rPr>
              <w:t>165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74EB9D0" w14:textId="77777777" w:rsidR="006A2195" w:rsidRPr="00113901" w:rsidRDefault="00FF5A73" w:rsidP="00113901">
            <w:pPr>
              <w:jc w:val="both"/>
              <w:rPr>
                <w:rFonts w:ascii="Times New Roman" w:hAnsi="Times New Roman" w:cs="Times New Roman"/>
              </w:rPr>
              <w:pPrChange w:id="106" w:author="Iscka iscka" w:date="2026-04-27T13:12:00Z" w16du:dateUtc="2026-04-27T11:12:00Z">
                <w:pPr/>
              </w:pPrChange>
            </w:pPr>
            <w:r w:rsidRPr="00113901">
              <w:rPr>
                <w:rFonts w:ascii="Times New Roman" w:hAnsi="Times New Roman" w:cs="Times New Roman"/>
              </w:rPr>
              <w:t>10 (4/job)</w:t>
            </w:r>
          </w:p>
        </w:tc>
      </w:tr>
      <w:tr w:rsidR="006A2195" w:rsidRPr="00113901" w14:paraId="65728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E1F3F" w14:textId="75788342" w:rsidR="006A2195" w:rsidRPr="00113901" w:rsidRDefault="00FF5A73" w:rsidP="00113901">
            <w:pPr>
              <w:jc w:val="both"/>
              <w:rPr>
                <w:rFonts w:ascii="Times New Roman" w:hAnsi="Times New Roman" w:cs="Times New Roman"/>
              </w:rPr>
              <w:pPrChange w:id="107" w:author="Iscka iscka" w:date="2026-04-27T13:12:00Z" w16du:dateUtc="2026-04-27T11:12:00Z">
                <w:pPr/>
              </w:pPrChange>
            </w:pPr>
            <w:r w:rsidRPr="00113901">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719106" w14:textId="77777777" w:rsidR="006A2195" w:rsidRPr="00113901" w:rsidRDefault="00FF5A73" w:rsidP="00113901">
            <w:pPr>
              <w:jc w:val="both"/>
              <w:rPr>
                <w:rFonts w:ascii="Times New Roman" w:hAnsi="Times New Roman" w:cs="Times New Roman"/>
              </w:rPr>
              <w:pPrChange w:id="108" w:author="Iscka iscka" w:date="2026-04-27T13:12:00Z" w16du:dateUtc="2026-04-27T11:12:00Z">
                <w:pPr/>
              </w:pPrChange>
            </w:pPr>
            <w:r w:rsidRPr="00113901">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57B8D" w14:textId="77777777" w:rsidR="006A2195" w:rsidRPr="00113901" w:rsidRDefault="00FF5A73" w:rsidP="00113901">
            <w:pPr>
              <w:jc w:val="both"/>
              <w:rPr>
                <w:rFonts w:ascii="Times New Roman" w:hAnsi="Times New Roman" w:cs="Times New Roman"/>
              </w:rPr>
              <w:pPrChange w:id="109" w:author="Iscka iscka" w:date="2026-04-27T13:12:00Z" w16du:dateUtc="2026-04-27T11:12:00Z">
                <w:pPr/>
              </w:pPrChange>
            </w:pPr>
            <w:r w:rsidRPr="00113901">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F1D167" w14:textId="77777777" w:rsidR="006A2195" w:rsidRPr="00113901" w:rsidRDefault="00FF5A73" w:rsidP="00113901">
            <w:pPr>
              <w:jc w:val="both"/>
              <w:rPr>
                <w:rFonts w:ascii="Times New Roman" w:hAnsi="Times New Roman" w:cs="Times New Roman"/>
              </w:rPr>
              <w:pPrChange w:id="110" w:author="Iscka iscka" w:date="2026-04-27T13:12:00Z" w16du:dateUtc="2026-04-27T11:12:00Z">
                <w:pPr/>
              </w:pPrChange>
            </w:pPr>
            <w:r w:rsidRPr="00113901">
              <w:rPr>
                <w:rFonts w:ascii="Times New Roman" w:hAnsi="Times New Roman" w:cs="Times New Roman"/>
              </w:rPr>
              <w:t>59.3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B1596" w14:textId="77777777" w:rsidR="006A2195" w:rsidRPr="00113901" w:rsidRDefault="00FF5A73" w:rsidP="00113901">
            <w:pPr>
              <w:jc w:val="both"/>
              <w:rPr>
                <w:rFonts w:ascii="Times New Roman" w:hAnsi="Times New Roman" w:cs="Times New Roman"/>
              </w:rPr>
              <w:pPrChange w:id="111" w:author="Iscka iscka" w:date="2026-04-27T13:12:00Z" w16du:dateUtc="2026-04-27T11:12:00Z">
                <w:pPr/>
              </w:pPrChange>
            </w:pPr>
            <w:r w:rsidRPr="00113901">
              <w:rPr>
                <w:rFonts w:ascii="Times New Roman" w:hAnsi="Times New Roman" w:cs="Times New Roman"/>
              </w:rPr>
              <w:t>153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780C09" w14:textId="77777777" w:rsidR="006A2195" w:rsidRPr="00113901" w:rsidRDefault="00FF5A73" w:rsidP="00113901">
            <w:pPr>
              <w:jc w:val="both"/>
              <w:rPr>
                <w:rFonts w:ascii="Times New Roman" w:hAnsi="Times New Roman" w:cs="Times New Roman"/>
              </w:rPr>
              <w:pPrChange w:id="112" w:author="Iscka iscka" w:date="2026-04-27T13:12:00Z" w16du:dateUtc="2026-04-27T11:12:00Z">
                <w:pPr/>
              </w:pPrChange>
            </w:pPr>
            <w:r w:rsidRPr="00113901">
              <w:rPr>
                <w:rFonts w:ascii="Times New Roman" w:hAnsi="Times New Roman" w:cs="Times New Roman"/>
              </w:rPr>
              <w:t>20 (4/job)</w:t>
            </w:r>
          </w:p>
        </w:tc>
      </w:tr>
      <w:tr w:rsidR="006A2195" w:rsidRPr="00113901" w14:paraId="339D9A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5E6427B" w14:textId="4AD456F9" w:rsidR="006A2195" w:rsidRPr="00113901" w:rsidRDefault="00FF5A73" w:rsidP="00113901">
            <w:pPr>
              <w:jc w:val="both"/>
              <w:rPr>
                <w:rFonts w:ascii="Times New Roman" w:hAnsi="Times New Roman" w:cs="Times New Roman"/>
              </w:rPr>
              <w:pPrChange w:id="113" w:author="Iscka iscka" w:date="2026-04-27T13:12:00Z" w16du:dateUtc="2026-04-27T11:12:00Z">
                <w:pPr/>
              </w:pPrChange>
            </w:pPr>
            <w:r w:rsidRPr="00113901">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D915BB3" w14:textId="77777777" w:rsidR="006A2195" w:rsidRPr="00113901" w:rsidRDefault="00FF5A73" w:rsidP="00113901">
            <w:pPr>
              <w:jc w:val="both"/>
              <w:rPr>
                <w:rFonts w:ascii="Times New Roman" w:hAnsi="Times New Roman" w:cs="Times New Roman"/>
              </w:rPr>
              <w:pPrChange w:id="114" w:author="Iscka iscka" w:date="2026-04-27T13:12:00Z" w16du:dateUtc="2026-04-27T11:12:00Z">
                <w:pPr/>
              </w:pPrChange>
            </w:pPr>
            <w:r w:rsidRPr="00113901">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C77B4F8" w14:textId="77777777" w:rsidR="006A2195" w:rsidRPr="00113901" w:rsidRDefault="00FF5A73" w:rsidP="00113901">
            <w:pPr>
              <w:jc w:val="both"/>
              <w:rPr>
                <w:rFonts w:ascii="Times New Roman" w:hAnsi="Times New Roman" w:cs="Times New Roman"/>
              </w:rPr>
              <w:pPrChange w:id="115" w:author="Iscka iscka" w:date="2026-04-27T13:12:00Z" w16du:dateUtc="2026-04-27T11:12:00Z">
                <w:pPr/>
              </w:pPrChange>
            </w:pPr>
            <w:r w:rsidRPr="00113901">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669138" w14:textId="77777777" w:rsidR="006A2195" w:rsidRPr="00113901" w:rsidRDefault="00FF5A73" w:rsidP="00113901">
            <w:pPr>
              <w:jc w:val="both"/>
              <w:rPr>
                <w:rFonts w:ascii="Times New Roman" w:hAnsi="Times New Roman" w:cs="Times New Roman"/>
              </w:rPr>
              <w:pPrChange w:id="116" w:author="Iscka iscka" w:date="2026-04-27T13:12:00Z" w16du:dateUtc="2026-04-27T11:12:00Z">
                <w:pPr/>
              </w:pPrChange>
            </w:pPr>
            <w:r w:rsidRPr="00113901">
              <w:rPr>
                <w:rFonts w:ascii="Times New Roman" w:hAnsi="Times New Roman" w:cs="Times New Roman"/>
              </w:rPr>
              <w:t>125.6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DDE63D" w14:textId="77777777" w:rsidR="006A2195" w:rsidRPr="00113901" w:rsidRDefault="00FF5A73" w:rsidP="00113901">
            <w:pPr>
              <w:jc w:val="both"/>
              <w:rPr>
                <w:rFonts w:ascii="Times New Roman" w:hAnsi="Times New Roman" w:cs="Times New Roman"/>
              </w:rPr>
              <w:pPrChange w:id="117" w:author="Iscka iscka" w:date="2026-04-27T13:12:00Z" w16du:dateUtc="2026-04-27T11:12:00Z">
                <w:pPr/>
              </w:pPrChange>
            </w:pPr>
            <w:r w:rsidRPr="00113901">
              <w:rPr>
                <w:rFonts w:ascii="Times New Roman" w:hAnsi="Times New Roman" w:cs="Times New Roman"/>
              </w:rPr>
              <w:t>142</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FD68449" w14:textId="77777777" w:rsidR="006A2195" w:rsidRPr="00113901" w:rsidRDefault="00FF5A73" w:rsidP="00113901">
            <w:pPr>
              <w:jc w:val="both"/>
              <w:rPr>
                <w:rFonts w:ascii="Times New Roman" w:hAnsi="Times New Roman" w:cs="Times New Roman"/>
              </w:rPr>
              <w:pPrChange w:id="118" w:author="Iscka iscka" w:date="2026-04-27T13:12:00Z" w16du:dateUtc="2026-04-27T11:12:00Z">
                <w:pPr/>
              </w:pPrChange>
            </w:pPr>
            <w:r w:rsidRPr="00113901">
              <w:rPr>
                <w:rFonts w:ascii="Times New Roman" w:hAnsi="Times New Roman" w:cs="Times New Roman"/>
              </w:rPr>
              <w:t>8 (4/job)</w:t>
            </w:r>
          </w:p>
        </w:tc>
      </w:tr>
      <w:tr w:rsidR="006A2195" w:rsidRPr="00113901" w14:paraId="48B85B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4FDE23" w14:textId="4F196D9E" w:rsidR="006A2195" w:rsidRPr="00113901" w:rsidRDefault="00FF5A73" w:rsidP="00113901">
            <w:pPr>
              <w:jc w:val="both"/>
              <w:rPr>
                <w:rFonts w:ascii="Times New Roman" w:hAnsi="Times New Roman" w:cs="Times New Roman"/>
              </w:rPr>
              <w:pPrChange w:id="119" w:author="Iscka iscka" w:date="2026-04-27T13:12:00Z" w16du:dateUtc="2026-04-27T11:12:00Z">
                <w:pPr/>
              </w:pPrChange>
            </w:pPr>
            <w:r w:rsidRPr="00113901">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09B2B7" w14:textId="77777777" w:rsidR="006A2195" w:rsidRPr="00113901" w:rsidRDefault="00FF5A73" w:rsidP="00113901">
            <w:pPr>
              <w:jc w:val="both"/>
              <w:rPr>
                <w:rFonts w:ascii="Times New Roman" w:hAnsi="Times New Roman" w:cs="Times New Roman"/>
              </w:rPr>
              <w:pPrChange w:id="120" w:author="Iscka iscka" w:date="2026-04-27T13:12:00Z" w16du:dateUtc="2026-04-27T11:12:00Z">
                <w:pPr/>
              </w:pPrChange>
            </w:pPr>
            <w:proofErr w:type="spellStart"/>
            <w:r w:rsidRPr="00113901">
              <w:rPr>
                <w:rFonts w:ascii="Times New Roman" w:hAnsi="Times New Roman" w:cs="Times New Roman"/>
              </w:rPr>
              <w:t>macOS</w:t>
            </w:r>
            <w:proofErr w:type="spellEnd"/>
            <w:r w:rsidRPr="00113901">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19F3B1" w14:textId="77777777" w:rsidR="006A2195" w:rsidRPr="00113901" w:rsidRDefault="00FF5A73" w:rsidP="00113901">
            <w:pPr>
              <w:jc w:val="both"/>
              <w:rPr>
                <w:rFonts w:ascii="Times New Roman" w:hAnsi="Times New Roman" w:cs="Times New Roman"/>
              </w:rPr>
              <w:pPrChange w:id="121" w:author="Iscka iscka" w:date="2026-04-27T13:12:00Z" w16du:dateUtc="2026-04-27T11:12:00Z">
                <w:pPr/>
              </w:pPrChange>
            </w:pPr>
            <w:r w:rsidRPr="00113901">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A6A5A5" w14:textId="77777777" w:rsidR="006A2195" w:rsidRPr="00113901" w:rsidRDefault="00FF5A73" w:rsidP="00113901">
            <w:pPr>
              <w:jc w:val="both"/>
              <w:rPr>
                <w:rFonts w:ascii="Times New Roman" w:hAnsi="Times New Roman" w:cs="Times New Roman"/>
              </w:rPr>
              <w:pPrChange w:id="122" w:author="Iscka iscka" w:date="2026-04-27T13:12:00Z" w16du:dateUtc="2026-04-27T11:12:00Z">
                <w:pPr/>
              </w:pPrChange>
            </w:pPr>
            <w:r w:rsidRPr="00113901">
              <w:rPr>
                <w:rFonts w:ascii="Times New Roman" w:hAnsi="Times New Roman" w:cs="Times New Roman"/>
              </w:rPr>
              <w:t>49.3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2D6456" w14:textId="77777777" w:rsidR="006A2195" w:rsidRPr="00113901" w:rsidRDefault="00FF5A73" w:rsidP="00113901">
            <w:pPr>
              <w:jc w:val="both"/>
              <w:rPr>
                <w:rFonts w:ascii="Times New Roman" w:hAnsi="Times New Roman" w:cs="Times New Roman"/>
              </w:rPr>
              <w:pPrChange w:id="123" w:author="Iscka iscka" w:date="2026-04-27T13:12:00Z" w16du:dateUtc="2026-04-27T11:12:00Z">
                <w:pPr/>
              </w:pPrChange>
            </w:pPr>
            <w:r w:rsidRPr="00113901">
              <w:rPr>
                <w:rFonts w:ascii="Times New Roman" w:hAnsi="Times New Roman" w:cs="Times New Roman"/>
              </w:rPr>
              <w:t>130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6F1654" w14:textId="77777777" w:rsidR="006A2195" w:rsidRPr="00113901" w:rsidRDefault="00FF5A73" w:rsidP="00113901">
            <w:pPr>
              <w:jc w:val="both"/>
              <w:rPr>
                <w:rFonts w:ascii="Times New Roman" w:hAnsi="Times New Roman" w:cs="Times New Roman"/>
              </w:rPr>
              <w:pPrChange w:id="124" w:author="Iscka iscka" w:date="2026-04-27T13:12:00Z" w16du:dateUtc="2026-04-27T11:12:00Z">
                <w:pPr/>
              </w:pPrChange>
            </w:pPr>
            <w:r w:rsidRPr="00113901">
              <w:rPr>
                <w:rFonts w:ascii="Times New Roman" w:hAnsi="Times New Roman" w:cs="Times New Roman"/>
              </w:rPr>
              <w:t>10 (4/job)</w:t>
            </w:r>
          </w:p>
        </w:tc>
      </w:tr>
      <w:tr w:rsidR="006A2195" w:rsidRPr="00113901" w14:paraId="3702107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3916BB5" w14:textId="1D8F141A" w:rsidR="006A2195" w:rsidRPr="00113901" w:rsidRDefault="00FF5A73" w:rsidP="00113901">
            <w:pPr>
              <w:jc w:val="both"/>
              <w:rPr>
                <w:rFonts w:ascii="Times New Roman" w:hAnsi="Times New Roman" w:cs="Times New Roman"/>
              </w:rPr>
              <w:pPrChange w:id="125" w:author="Iscka iscka" w:date="2026-04-27T13:12:00Z" w16du:dateUtc="2026-04-27T11:12:00Z">
                <w:pPr/>
              </w:pPrChange>
            </w:pPr>
            <w:r w:rsidRPr="00113901">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CDDE734" w14:textId="77777777" w:rsidR="006A2195" w:rsidRPr="00113901" w:rsidRDefault="00FF5A73" w:rsidP="00113901">
            <w:pPr>
              <w:jc w:val="both"/>
              <w:rPr>
                <w:rFonts w:ascii="Times New Roman" w:hAnsi="Times New Roman" w:cs="Times New Roman"/>
              </w:rPr>
              <w:pPrChange w:id="126" w:author="Iscka iscka" w:date="2026-04-27T13:12:00Z" w16du:dateUtc="2026-04-27T11:12:00Z">
                <w:pPr/>
              </w:pPrChange>
            </w:pPr>
            <w:r w:rsidRPr="00113901">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FB97AC" w14:textId="77777777" w:rsidR="006A2195" w:rsidRPr="00113901" w:rsidRDefault="00FF5A73" w:rsidP="00113901">
            <w:pPr>
              <w:jc w:val="both"/>
              <w:rPr>
                <w:rFonts w:ascii="Times New Roman" w:hAnsi="Times New Roman" w:cs="Times New Roman"/>
              </w:rPr>
              <w:pPrChange w:id="127" w:author="Iscka iscka" w:date="2026-04-27T13:12:00Z" w16du:dateUtc="2026-04-27T11:12:00Z">
                <w:pPr/>
              </w:pPrChange>
            </w:pPr>
            <w:r w:rsidRPr="00113901">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9F67CE6" w14:textId="77777777" w:rsidR="006A2195" w:rsidRPr="00113901" w:rsidRDefault="00FF5A73" w:rsidP="00113901">
            <w:pPr>
              <w:jc w:val="both"/>
              <w:rPr>
                <w:rFonts w:ascii="Times New Roman" w:hAnsi="Times New Roman" w:cs="Times New Roman"/>
              </w:rPr>
              <w:pPrChange w:id="128" w:author="Iscka iscka" w:date="2026-04-27T13:12:00Z" w16du:dateUtc="2026-04-27T11:12:00Z">
                <w:pPr/>
              </w:pPrChange>
            </w:pPr>
            <w:r w:rsidRPr="00113901">
              <w:rPr>
                <w:rFonts w:ascii="Times New Roman" w:hAnsi="Times New Roman" w:cs="Times New Roman"/>
              </w:rPr>
              <w:t>364.7</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0224E1C" w14:textId="77777777" w:rsidR="006A2195" w:rsidRPr="00113901" w:rsidRDefault="00FF5A73" w:rsidP="00113901">
            <w:pPr>
              <w:jc w:val="both"/>
              <w:rPr>
                <w:rFonts w:ascii="Times New Roman" w:hAnsi="Times New Roman" w:cs="Times New Roman"/>
              </w:rPr>
              <w:pPrChange w:id="129" w:author="Iscka iscka" w:date="2026-04-27T13:12:00Z" w16du:dateUtc="2026-04-27T11:12:00Z">
                <w:pPr/>
              </w:pPrChange>
            </w:pPr>
            <w:r w:rsidRPr="00113901">
              <w:rPr>
                <w:rFonts w:ascii="Times New Roman" w:hAnsi="Times New Roman" w:cs="Times New Roman"/>
              </w:rPr>
              <w:t>157</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F1B57BF" w14:textId="77777777" w:rsidR="006A2195" w:rsidRPr="00113901" w:rsidRDefault="00FF5A73" w:rsidP="00113901">
            <w:pPr>
              <w:jc w:val="both"/>
              <w:rPr>
                <w:rFonts w:ascii="Times New Roman" w:hAnsi="Times New Roman" w:cs="Times New Roman"/>
              </w:rPr>
              <w:pPrChange w:id="130" w:author="Iscka iscka" w:date="2026-04-27T13:12:00Z" w16du:dateUtc="2026-04-27T11:12:00Z">
                <w:pPr/>
              </w:pPrChange>
            </w:pPr>
            <w:r w:rsidRPr="00113901">
              <w:rPr>
                <w:rFonts w:ascii="Times New Roman" w:hAnsi="Times New Roman" w:cs="Times New Roman"/>
              </w:rPr>
              <w:t>20 (4/job)</w:t>
            </w:r>
          </w:p>
        </w:tc>
      </w:tr>
      <w:tr w:rsidR="006A2195" w:rsidRPr="00113901" w14:paraId="3F49F6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3F0D35" w14:textId="0685431D" w:rsidR="006A2195" w:rsidRPr="00113901" w:rsidRDefault="00FF5A73" w:rsidP="00113901">
            <w:pPr>
              <w:jc w:val="both"/>
              <w:rPr>
                <w:rFonts w:ascii="Times New Roman" w:hAnsi="Times New Roman" w:cs="Times New Roman"/>
              </w:rPr>
              <w:pPrChange w:id="131" w:author="Iscka iscka" w:date="2026-04-27T13:12:00Z" w16du:dateUtc="2026-04-27T11:12:00Z">
                <w:pPr/>
              </w:pPrChange>
            </w:pPr>
            <w:r w:rsidRPr="00113901">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EA91E1" w14:textId="77777777" w:rsidR="006A2195" w:rsidRPr="00113901" w:rsidRDefault="00FF5A73" w:rsidP="00113901">
            <w:pPr>
              <w:jc w:val="both"/>
              <w:rPr>
                <w:rFonts w:ascii="Times New Roman" w:hAnsi="Times New Roman" w:cs="Times New Roman"/>
              </w:rPr>
              <w:pPrChange w:id="132" w:author="Iscka iscka" w:date="2026-04-27T13:12:00Z" w16du:dateUtc="2026-04-27T11:12:00Z">
                <w:pPr/>
              </w:pPrChange>
            </w:pPr>
            <w:r w:rsidRPr="00113901">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EB4698" w14:textId="77777777" w:rsidR="006A2195" w:rsidRPr="00113901" w:rsidRDefault="00FF5A73" w:rsidP="00113901">
            <w:pPr>
              <w:jc w:val="both"/>
              <w:rPr>
                <w:rFonts w:ascii="Times New Roman" w:hAnsi="Times New Roman" w:cs="Times New Roman"/>
              </w:rPr>
              <w:pPrChange w:id="133" w:author="Iscka iscka" w:date="2026-04-27T13:12:00Z" w16du:dateUtc="2026-04-27T11:12:00Z">
                <w:pPr/>
              </w:pPrChange>
            </w:pPr>
            <w:r w:rsidRPr="00113901">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00179A" w14:textId="77777777" w:rsidR="006A2195" w:rsidRPr="00113901" w:rsidRDefault="00FF5A73" w:rsidP="00113901">
            <w:pPr>
              <w:jc w:val="both"/>
              <w:rPr>
                <w:rFonts w:ascii="Times New Roman" w:hAnsi="Times New Roman" w:cs="Times New Roman"/>
              </w:rPr>
              <w:pPrChange w:id="134" w:author="Iscka iscka" w:date="2026-04-27T13:12:00Z" w16du:dateUtc="2026-04-27T11:12:00Z">
                <w:pPr/>
              </w:pPrChange>
            </w:pPr>
            <w:r w:rsidRPr="00113901">
              <w:rPr>
                <w:rFonts w:ascii="Times New Roman" w:hAnsi="Times New Roman" w:cs="Times New Roman"/>
              </w:rPr>
              <w:t>567.6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963561" w14:textId="77777777" w:rsidR="006A2195" w:rsidRPr="00113901" w:rsidRDefault="00FF5A73" w:rsidP="00113901">
            <w:pPr>
              <w:jc w:val="both"/>
              <w:rPr>
                <w:rFonts w:ascii="Times New Roman" w:hAnsi="Times New Roman" w:cs="Times New Roman"/>
              </w:rPr>
              <w:pPrChange w:id="135" w:author="Iscka iscka" w:date="2026-04-27T13:12:00Z" w16du:dateUtc="2026-04-27T11:12:00Z">
                <w:pPr/>
              </w:pPrChange>
            </w:pPr>
            <w:r w:rsidRPr="00113901">
              <w:rPr>
                <w:rFonts w:ascii="Times New Roman" w:hAnsi="Times New Roman" w:cs="Times New Roman"/>
              </w:rPr>
              <w:t>150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8A9A2F" w14:textId="77777777" w:rsidR="006A2195" w:rsidRPr="00113901" w:rsidRDefault="00FF5A73" w:rsidP="00113901">
            <w:pPr>
              <w:jc w:val="both"/>
              <w:rPr>
                <w:rFonts w:ascii="Times New Roman" w:hAnsi="Times New Roman" w:cs="Times New Roman"/>
              </w:rPr>
              <w:pPrChange w:id="136" w:author="Iscka iscka" w:date="2026-04-27T13:12:00Z" w16du:dateUtc="2026-04-27T11:12:00Z">
                <w:pPr/>
              </w:pPrChange>
            </w:pPr>
            <w:r w:rsidRPr="00113901">
              <w:rPr>
                <w:rFonts w:ascii="Times New Roman" w:hAnsi="Times New Roman" w:cs="Times New Roman"/>
              </w:rPr>
              <w:t>8 (4/job)</w:t>
            </w:r>
          </w:p>
        </w:tc>
      </w:tr>
      <w:tr w:rsidR="006A2195" w:rsidRPr="00113901" w14:paraId="71BA6E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36F8B03" w14:textId="112C1D17" w:rsidR="006A2195" w:rsidRPr="00113901" w:rsidRDefault="00FF5A73" w:rsidP="00113901">
            <w:pPr>
              <w:jc w:val="both"/>
              <w:rPr>
                <w:rFonts w:ascii="Times New Roman" w:hAnsi="Times New Roman" w:cs="Times New Roman"/>
              </w:rPr>
              <w:pPrChange w:id="137" w:author="Iscka iscka" w:date="2026-04-27T13:12:00Z" w16du:dateUtc="2026-04-27T11:12:00Z">
                <w:pPr/>
              </w:pPrChange>
            </w:pPr>
            <w:r w:rsidRPr="00113901">
              <w:rPr>
                <w:rFonts w:ascii="Times New Roman" w:hAnsi="Times New Roman" w:cs="Times New Roman"/>
              </w:rPr>
              <w:t>16S rRNA</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934B53A" w14:textId="77777777" w:rsidR="006A2195" w:rsidRPr="00113901" w:rsidRDefault="00FF5A73" w:rsidP="00113901">
            <w:pPr>
              <w:jc w:val="both"/>
              <w:rPr>
                <w:rFonts w:ascii="Times New Roman" w:hAnsi="Times New Roman" w:cs="Times New Roman"/>
              </w:rPr>
              <w:pPrChange w:id="138" w:author="Iscka iscka" w:date="2026-04-27T13:12:00Z" w16du:dateUtc="2026-04-27T11:12:00Z">
                <w:pPr/>
              </w:pPrChange>
            </w:pPr>
            <w:proofErr w:type="spellStart"/>
            <w:r w:rsidRPr="00113901">
              <w:rPr>
                <w:rFonts w:ascii="Times New Roman" w:hAnsi="Times New Roman" w:cs="Times New Roman"/>
              </w:rPr>
              <w:t>macOS</w:t>
            </w:r>
            <w:proofErr w:type="spellEnd"/>
            <w:r w:rsidRPr="00113901">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6194252" w14:textId="77777777" w:rsidR="006A2195" w:rsidRPr="00113901" w:rsidRDefault="00FF5A73" w:rsidP="00113901">
            <w:pPr>
              <w:jc w:val="both"/>
              <w:rPr>
                <w:rFonts w:ascii="Times New Roman" w:hAnsi="Times New Roman" w:cs="Times New Roman"/>
              </w:rPr>
              <w:pPrChange w:id="139" w:author="Iscka iscka" w:date="2026-04-27T13:12:00Z" w16du:dateUtc="2026-04-27T11:12:00Z">
                <w:pPr/>
              </w:pPrChange>
            </w:pPr>
            <w:r w:rsidRPr="00113901">
              <w:rPr>
                <w:rFonts w:ascii="Times New Roman" w:hAnsi="Times New Roman" w:cs="Times New Roman"/>
              </w:rPr>
              <w:t>958,655</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2120BE0" w14:textId="77777777" w:rsidR="006A2195" w:rsidRPr="00113901" w:rsidRDefault="00FF5A73" w:rsidP="00113901">
            <w:pPr>
              <w:jc w:val="both"/>
              <w:rPr>
                <w:rFonts w:ascii="Times New Roman" w:hAnsi="Times New Roman" w:cs="Times New Roman"/>
              </w:rPr>
              <w:pPrChange w:id="140" w:author="Iscka iscka" w:date="2026-04-27T13:12:00Z" w16du:dateUtc="2026-04-27T11:12:00Z">
                <w:pPr/>
              </w:pPrChange>
            </w:pPr>
            <w:r w:rsidRPr="00113901">
              <w:rPr>
                <w:rFonts w:ascii="Times New Roman" w:hAnsi="Times New Roman" w:cs="Times New Roman"/>
              </w:rPr>
              <w:t>3,408.6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95E39D0" w14:textId="77777777" w:rsidR="006A2195" w:rsidRPr="00113901" w:rsidRDefault="00FF5A73" w:rsidP="00113901">
            <w:pPr>
              <w:jc w:val="both"/>
              <w:rPr>
                <w:rFonts w:ascii="Times New Roman" w:hAnsi="Times New Roman" w:cs="Times New Roman"/>
              </w:rPr>
              <w:pPrChange w:id="141" w:author="Iscka iscka" w:date="2026-04-27T13:12:00Z" w16du:dateUtc="2026-04-27T11:12:00Z">
                <w:pPr/>
              </w:pPrChange>
            </w:pPr>
            <w:r w:rsidRPr="00113901">
              <w:rPr>
                <w:rFonts w:ascii="Times New Roman" w:hAnsi="Times New Roman" w:cs="Times New Roman"/>
              </w:rPr>
              <w:t>155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EDCA532" w14:textId="77777777" w:rsidR="006A2195" w:rsidRPr="00113901" w:rsidRDefault="00FF5A73" w:rsidP="00113901">
            <w:pPr>
              <w:jc w:val="both"/>
              <w:rPr>
                <w:rFonts w:ascii="Times New Roman" w:hAnsi="Times New Roman" w:cs="Times New Roman"/>
              </w:rPr>
              <w:pPrChange w:id="142" w:author="Iscka iscka" w:date="2026-04-27T13:12:00Z" w16du:dateUtc="2026-04-27T11:12:00Z">
                <w:pPr/>
              </w:pPrChange>
            </w:pPr>
            <w:r w:rsidRPr="00113901">
              <w:rPr>
                <w:rFonts w:ascii="Times New Roman" w:hAnsi="Times New Roman" w:cs="Times New Roman"/>
              </w:rPr>
              <w:t>10 (4/job)</w:t>
            </w:r>
          </w:p>
        </w:tc>
      </w:tr>
    </w:tbl>
    <w:p w14:paraId="1834FFFA" w14:textId="77777777" w:rsidR="006A2195" w:rsidRPr="00113901" w:rsidRDefault="006A2195" w:rsidP="00113901">
      <w:pPr>
        <w:spacing w:before="200" w:after="200"/>
        <w:jc w:val="both"/>
        <w:rPr>
          <w:rFonts w:ascii="Times New Roman" w:hAnsi="Times New Roman" w:cs="Times New Roman"/>
        </w:rPr>
        <w:pPrChange w:id="143" w:author="Iscka iscka" w:date="2026-04-27T13:12:00Z" w16du:dateUtc="2026-04-27T11:12:00Z">
          <w:pPr>
            <w:spacing w:before="200" w:after="200"/>
          </w:pPr>
        </w:pPrChange>
      </w:pPr>
    </w:p>
    <w:p w14:paraId="444CC98D" w14:textId="074C77F2" w:rsidR="006A2195" w:rsidRPr="00113901" w:rsidRDefault="00FF5A73" w:rsidP="00113901">
      <w:pPr>
        <w:spacing w:before="80" w:after="80" w:line="276" w:lineRule="auto"/>
        <w:jc w:val="both"/>
        <w:rPr>
          <w:rFonts w:ascii="Times New Roman" w:hAnsi="Times New Roman" w:cs="Times New Roman"/>
          <w:lang w:val="en-GB"/>
        </w:rPr>
        <w:pPrChange w:id="144" w:author="Iscka iscka" w:date="2026-04-27T13:12:00Z" w16du:dateUtc="2026-04-27T11:12:00Z">
          <w:pPr>
            <w:spacing w:before="80" w:after="80" w:line="276" w:lineRule="auto"/>
          </w:pPr>
        </w:pPrChange>
      </w:pPr>
      <w:r w:rsidRPr="00113901">
        <w:rPr>
          <w:rFonts w:ascii="Times New Roman" w:hAnsi="Times New Roman" w:cs="Times New Roman"/>
          <w:lang w:val="en-GB"/>
        </w:rPr>
        <w:t>The Apple M4 Pro workstation achieved the best absolute throughput, completing the ITS standard analysis (106,136 reads, 6 barcodes) in 37.9 s total wall time, of which 34.6 s were in the minimap2 mapping step. Peak resident memory of the LOREON orchestrator process remained consistently below 170 MB across all analysis types on all platforms, demonstrating that the Python orchestration layer imposes negligible memory overhead regardless of dataset size.</w:t>
      </w:r>
    </w:p>
    <w:p w14:paraId="50DCF4BF" w14:textId="7D0E4A93" w:rsidR="006A2195" w:rsidRPr="00113901" w:rsidRDefault="00FF5A73" w:rsidP="00113901">
      <w:pPr>
        <w:spacing w:before="80" w:after="80" w:line="276" w:lineRule="auto"/>
        <w:jc w:val="both"/>
        <w:rPr>
          <w:rFonts w:ascii="Times New Roman" w:hAnsi="Times New Roman" w:cs="Times New Roman"/>
          <w:lang w:val="en-GB"/>
        </w:rPr>
        <w:pPrChange w:id="145"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The ultra-long ITS analysis () is particularly instructive: despite a 4.5-fold increase in the number of reads (472,389 vs 106,136), LOREON completed the M4 Pro run in 49.3 s—only 30% slower than </w:t>
      </w:r>
      <w:r w:rsidR="00342490" w:rsidRPr="00113901">
        <w:rPr>
          <w:rFonts w:ascii="Times New Roman" w:hAnsi="Times New Roman" w:cs="Times New Roman"/>
          <w:lang w:val="en-GB"/>
        </w:rPr>
        <w:t>ITS Gold standar</w:t>
      </w:r>
      <w:r w:rsidR="00E0503A" w:rsidRPr="00113901">
        <w:rPr>
          <w:rFonts w:ascii="Times New Roman" w:hAnsi="Times New Roman" w:cs="Times New Roman"/>
          <w:lang w:val="en-GB"/>
        </w:rPr>
        <w:t>d</w:t>
      </w:r>
      <w:r w:rsidRPr="00113901">
        <w:rPr>
          <w:rFonts w:ascii="Times New Roman" w:hAnsi="Times New Roman" w:cs="Times New Roman"/>
          <w:lang w:val="en-GB"/>
        </w:rPr>
        <w:t xml:space="preserve">—because the longer reads map efficiently to the extended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xml:space="preserve"> database and the parallel job scheduling maximises CPU utilisation. On the Ubuntu laboratory workstation (Intel i5-6400T, 4 cores), the same analysis</w:t>
      </w:r>
      <w:r w:rsidR="00342490" w:rsidRPr="00113901">
        <w:rPr>
          <w:rFonts w:ascii="Times New Roman" w:hAnsi="Times New Roman" w:cs="Times New Roman"/>
          <w:lang w:val="en-GB"/>
        </w:rPr>
        <w:t xml:space="preserve"> was</w:t>
      </w:r>
      <w:r w:rsidRPr="00113901">
        <w:rPr>
          <w:rFonts w:ascii="Times New Roman" w:hAnsi="Times New Roman" w:cs="Times New Roman"/>
          <w:lang w:val="en-GB"/>
        </w:rPr>
        <w:t xml:space="preserve"> completed in 364.7 s, reflecting the reduced parallelism available on a 4-core CPU running 20 total threads across 6 barcode jobs (effectively limited to 4 simultaneous threads). Windows 11 performance (567.6 s for </w:t>
      </w:r>
      <w:r w:rsidR="00342490" w:rsidRPr="00113901">
        <w:rPr>
          <w:rFonts w:ascii="Times New Roman" w:hAnsi="Times New Roman" w:cs="Times New Roman"/>
          <w:lang w:val="en-GB"/>
        </w:rPr>
        <w:t xml:space="preserve">ITS </w:t>
      </w:r>
      <w:proofErr w:type="spellStart"/>
      <w:r w:rsidR="00342490" w:rsidRPr="00113901">
        <w:rPr>
          <w:rFonts w:ascii="Times New Roman" w:hAnsi="Times New Roman" w:cs="Times New Roman"/>
          <w:lang w:val="en-GB"/>
        </w:rPr>
        <w:t>UltraLong</w:t>
      </w:r>
      <w:proofErr w:type="spellEnd"/>
      <w:r w:rsidRPr="00113901">
        <w:rPr>
          <w:rFonts w:ascii="Times New Roman" w:hAnsi="Times New Roman" w:cs="Times New Roman"/>
          <w:lang w:val="en-GB"/>
        </w:rPr>
        <w:t>) reflects the overhead of the Docker-based execution mode required on that platform, which introduces additional container I/O costs, particularly for the sequential file filtering step (11.8 s vs 1.7 s on macOS).</w:t>
      </w:r>
    </w:p>
    <w:p w14:paraId="47A62B03" w14:textId="0F48BAB0" w:rsidR="006A2195" w:rsidRPr="00113901" w:rsidRDefault="00FF5A73" w:rsidP="00113901">
      <w:pPr>
        <w:spacing w:before="80" w:after="80" w:line="276" w:lineRule="auto"/>
        <w:jc w:val="both"/>
        <w:rPr>
          <w:rFonts w:ascii="Times New Roman" w:hAnsi="Times New Roman" w:cs="Times New Roman"/>
          <w:lang w:val="en-GB"/>
        </w:rPr>
        <w:pPrChange w:id="146" w:author="Iscka iscka" w:date="2026-04-27T13:12:00Z" w16du:dateUtc="2026-04-27T11:12:00Z">
          <w:pPr>
            <w:spacing w:before="80" w:after="80" w:line="276" w:lineRule="auto"/>
          </w:pPr>
        </w:pPrChange>
      </w:pPr>
      <w:r w:rsidRPr="00113901">
        <w:rPr>
          <w:rFonts w:ascii="Times New Roman" w:hAnsi="Times New Roman" w:cs="Times New Roman"/>
          <w:lang w:val="en-GB"/>
        </w:rPr>
        <w:t>The 16S rRNA analysis with the large SILVA NR99 database (510,495 entries) on 958,655 reads required 56.8 minutes on the M4 Pro. This is dominated entirely by the minimap2 alignment step (99.9% of total wall time); the orchestration overhead—taxonomy parsing, read filtering, OTU aggregation, and report generation combined—amounted to only 3.8 s</w:t>
      </w:r>
      <w:r w:rsidR="00342490" w:rsidRPr="00113901">
        <w:rPr>
          <w:rFonts w:ascii="Times New Roman" w:hAnsi="Times New Roman" w:cs="Times New Roman"/>
          <w:lang w:val="en-GB"/>
        </w:rPr>
        <w:t xml:space="preserve"> (Figure 5)</w:t>
      </w:r>
      <w:r w:rsidRPr="00113901">
        <w:rPr>
          <w:rFonts w:ascii="Times New Roman" w:hAnsi="Times New Roman" w:cs="Times New Roman"/>
          <w:lang w:val="en-GB"/>
        </w:rPr>
        <w:t xml:space="preserve">. This exceptionally low orchestration overhead is a direct consequence of the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-based OTU aggregation architecture: the entire PIVOT–JOIN–split operation on 510,495 taxonomic entries and ~958,000 read assignments required 0.21 s and 23 MB of memory.</w:t>
      </w:r>
    </w:p>
    <w:p w14:paraId="4CCCF3F2" w14:textId="77777777" w:rsidR="006A2195" w:rsidRPr="00113901" w:rsidRDefault="006A2195" w:rsidP="00113901">
      <w:pPr>
        <w:spacing w:before="120" w:after="120"/>
        <w:jc w:val="both"/>
        <w:rPr>
          <w:rFonts w:ascii="Times New Roman" w:hAnsi="Times New Roman" w:cs="Times New Roman"/>
          <w:lang w:val="en-GB"/>
        </w:rPr>
        <w:pPrChange w:id="147" w:author="Iscka iscka" w:date="2026-04-27T13:12:00Z" w16du:dateUtc="2026-04-27T11:12:00Z">
          <w:pPr>
            <w:spacing w:before="120" w:after="120"/>
          </w:pPr>
        </w:pPrChange>
      </w:pPr>
    </w:p>
    <w:p w14:paraId="6DB76D4B" w14:textId="77777777" w:rsidR="006A2195" w:rsidRPr="00113901" w:rsidRDefault="00FF5A73" w:rsidP="00113901">
      <w:pPr>
        <w:spacing w:before="80" w:after="40"/>
        <w:jc w:val="both"/>
        <w:rPr>
          <w:rFonts w:ascii="Times New Roman" w:hAnsi="Times New Roman" w:cs="Times New Roman"/>
        </w:rPr>
        <w:pPrChange w:id="148" w:author="Iscka iscka" w:date="2026-04-27T13:12:00Z" w16du:dateUtc="2026-04-27T11:12:00Z">
          <w:pPr>
            <w:spacing w:before="80" w:after="40"/>
          </w:pPr>
        </w:pPrChange>
      </w:pPr>
      <w:r w:rsidRPr="00113901">
        <w:rPr>
          <w:rFonts w:ascii="Times New Roman" w:hAnsi="Times New Roman" w:cs="Times New Roman"/>
          <w:noProof/>
        </w:rPr>
        <w:lastRenderedPageBreak/>
        <w:drawing>
          <wp:inline distT="0" distB="0" distL="0" distR="0" wp14:anchorId="14016F4C" wp14:editId="16176598">
            <wp:extent cx="5334000" cy="1752600"/>
            <wp:effectExtent l="0" t="0" r="0" b="0"/>
            <wp:docPr id="1872118572" name="Figure 4a - Wall Time Grouped" descr="Figure 4a - Wall Time Grouped" title="Figure 4a - Wall Time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52600"/>
                    </a:xfrm>
                    <a:prstGeom prst="rect">
                      <a:avLst/>
                    </a:prstGeom>
                  </pic:spPr>
                </pic:pic>
              </a:graphicData>
            </a:graphic>
          </wp:inline>
        </w:drawing>
      </w:r>
    </w:p>
    <w:p w14:paraId="30E8C30B" w14:textId="77777777" w:rsidR="006A2195" w:rsidRPr="00113901" w:rsidRDefault="00FF5A73" w:rsidP="00113901">
      <w:pPr>
        <w:spacing w:before="40" w:after="60"/>
        <w:jc w:val="both"/>
        <w:rPr>
          <w:rFonts w:ascii="Times New Roman" w:hAnsi="Times New Roman" w:cs="Times New Roman"/>
        </w:rPr>
        <w:pPrChange w:id="149" w:author="Iscka iscka" w:date="2026-04-27T13:12:00Z" w16du:dateUtc="2026-04-27T11:12:00Z">
          <w:pPr>
            <w:spacing w:before="40" w:after="60"/>
          </w:pPr>
        </w:pPrChange>
      </w:pPr>
      <w:r w:rsidRPr="00113901">
        <w:rPr>
          <w:rFonts w:ascii="Times New Roman" w:hAnsi="Times New Roman" w:cs="Times New Roman"/>
          <w:noProof/>
        </w:rPr>
        <w:drawing>
          <wp:inline distT="0" distB="0" distL="0" distR="0" wp14:anchorId="1AA1276D" wp14:editId="337244B5">
            <wp:extent cx="5334000" cy="1752600"/>
            <wp:effectExtent l="0" t="0" r="0" b="0"/>
            <wp:docPr id="1978296989" name="Figure 4b - Peak RAM Grouped" descr="Figure 4b - Peak RAM Grouped" title="Figure 4b - Peak RAM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52600"/>
                    </a:xfrm>
                    <a:prstGeom prst="rect">
                      <a:avLst/>
                    </a:prstGeom>
                  </pic:spPr>
                </pic:pic>
              </a:graphicData>
            </a:graphic>
          </wp:inline>
        </w:drawing>
      </w:r>
    </w:p>
    <w:p w14:paraId="6C8F4CF1" w14:textId="77777777" w:rsidR="006A2195" w:rsidRPr="00113901" w:rsidRDefault="00FF5A73" w:rsidP="00113901">
      <w:pPr>
        <w:spacing w:before="60" w:after="200"/>
        <w:jc w:val="both"/>
        <w:rPr>
          <w:rFonts w:ascii="Times New Roman" w:hAnsi="Times New Roman" w:cs="Times New Roman"/>
        </w:rPr>
        <w:pPrChange w:id="150" w:author="Iscka iscka" w:date="2026-04-27T13:12:00Z" w16du:dateUtc="2026-04-27T11:12:00Z">
          <w:pPr>
            <w:spacing w:before="60" w:after="200"/>
          </w:pPr>
        </w:pPrChange>
      </w:pPr>
      <w:r w:rsidRPr="00113901">
        <w:rPr>
          <w:rFonts w:ascii="Times New Roman" w:hAnsi="Times New Roman" w:cs="Times New Roman"/>
          <w:i/>
          <w:iCs/>
          <w:color w:val="444444"/>
          <w:lang w:val="en-GB"/>
        </w:rPr>
        <w:t>Figure 4. Cross-platform computational benchmarking of LOREON. (A) Total wall time (seconds) for ITS standard (POOL5), ITS ultra-long (POOL18), and 16S rRNA (</w:t>
      </w:r>
      <w:proofErr w:type="spellStart"/>
      <w:r w:rsidRPr="00113901">
        <w:rPr>
          <w:rFonts w:ascii="Times New Roman" w:hAnsi="Times New Roman" w:cs="Times New Roman"/>
          <w:i/>
          <w:iCs/>
          <w:color w:val="444444"/>
          <w:lang w:val="en-GB"/>
        </w:rPr>
        <w:t>mbarc</w:t>
      </w:r>
      <w:proofErr w:type="spellEnd"/>
      <w:r w:rsidRPr="00113901">
        <w:rPr>
          <w:rFonts w:ascii="Times New Roman" w:hAnsi="Times New Roman" w:cs="Times New Roman"/>
          <w:i/>
          <w:iCs/>
          <w:color w:val="444444"/>
          <w:lang w:val="en-GB"/>
        </w:rPr>
        <w:t xml:space="preserve">) analyses on three hardware configurations. (B) Peak resident memory (MB) of the LOREON orchestrator process under the same conditions. Note: minimap2 process memory (2–4 GB, database-dependent) is excluded from orchestrator RAM; it is identical across platforms for the same analysis type. </w:t>
      </w:r>
      <w:r w:rsidRPr="00113901">
        <w:rPr>
          <w:rFonts w:ascii="Times New Roman" w:hAnsi="Times New Roman" w:cs="Times New Roman"/>
          <w:i/>
          <w:iCs/>
          <w:color w:val="444444"/>
        </w:rPr>
        <w:t xml:space="preserve">Lower </w:t>
      </w:r>
      <w:proofErr w:type="spellStart"/>
      <w:r w:rsidRPr="00113901">
        <w:rPr>
          <w:rFonts w:ascii="Times New Roman" w:hAnsi="Times New Roman" w:cs="Times New Roman"/>
          <w:i/>
          <w:iCs/>
          <w:color w:val="444444"/>
        </w:rPr>
        <w:t>is</w:t>
      </w:r>
      <w:proofErr w:type="spellEnd"/>
      <w:r w:rsidRPr="00113901">
        <w:rPr>
          <w:rFonts w:ascii="Times New Roman" w:hAnsi="Times New Roman" w:cs="Times New Roman"/>
          <w:i/>
          <w:iCs/>
          <w:color w:val="444444"/>
        </w:rPr>
        <w:t xml:space="preserve"> </w:t>
      </w:r>
      <w:proofErr w:type="spellStart"/>
      <w:r w:rsidRPr="00113901">
        <w:rPr>
          <w:rFonts w:ascii="Times New Roman" w:hAnsi="Times New Roman" w:cs="Times New Roman"/>
          <w:i/>
          <w:iCs/>
          <w:color w:val="444444"/>
        </w:rPr>
        <w:t>better</w:t>
      </w:r>
      <w:proofErr w:type="spellEnd"/>
      <w:r w:rsidRPr="00113901">
        <w:rPr>
          <w:rFonts w:ascii="Times New Roman" w:hAnsi="Times New Roman" w:cs="Times New Roman"/>
          <w:i/>
          <w:iCs/>
          <w:color w:val="444444"/>
        </w:rPr>
        <w:t xml:space="preserve"> for </w:t>
      </w:r>
      <w:proofErr w:type="spellStart"/>
      <w:r w:rsidRPr="00113901">
        <w:rPr>
          <w:rFonts w:ascii="Times New Roman" w:hAnsi="Times New Roman" w:cs="Times New Roman"/>
          <w:i/>
          <w:iCs/>
          <w:color w:val="444444"/>
        </w:rPr>
        <w:t>both</w:t>
      </w:r>
      <w:proofErr w:type="spellEnd"/>
      <w:r w:rsidRPr="00113901">
        <w:rPr>
          <w:rFonts w:ascii="Times New Roman" w:hAnsi="Times New Roman" w:cs="Times New Roman"/>
          <w:i/>
          <w:iCs/>
          <w:color w:val="444444"/>
        </w:rPr>
        <w:t xml:space="preserve"> panels.</w:t>
      </w:r>
    </w:p>
    <w:p w14:paraId="5087B27C" w14:textId="77777777" w:rsidR="006A2195" w:rsidRPr="00113901" w:rsidRDefault="006A2195" w:rsidP="00113901">
      <w:pPr>
        <w:spacing w:before="80" w:after="80"/>
        <w:jc w:val="both"/>
        <w:rPr>
          <w:rFonts w:ascii="Times New Roman" w:hAnsi="Times New Roman" w:cs="Times New Roman"/>
        </w:rPr>
        <w:pPrChange w:id="151" w:author="Iscka iscka" w:date="2026-04-27T13:12:00Z" w16du:dateUtc="2026-04-27T11:12:00Z">
          <w:pPr>
            <w:spacing w:before="80" w:after="80"/>
          </w:pPr>
        </w:pPrChange>
      </w:pPr>
    </w:p>
    <w:p w14:paraId="00D71F55" w14:textId="77777777" w:rsidR="006A2195" w:rsidRPr="00113901" w:rsidRDefault="00FF5A73" w:rsidP="00113901">
      <w:pPr>
        <w:spacing w:before="80" w:after="60"/>
        <w:jc w:val="both"/>
        <w:rPr>
          <w:rFonts w:ascii="Times New Roman" w:hAnsi="Times New Roman" w:cs="Times New Roman"/>
        </w:rPr>
        <w:pPrChange w:id="152" w:author="Iscka iscka" w:date="2026-04-27T13:12:00Z" w16du:dateUtc="2026-04-27T11:12:00Z">
          <w:pPr>
            <w:spacing w:before="80" w:after="60"/>
          </w:pPr>
        </w:pPrChange>
      </w:pPr>
      <w:r w:rsidRPr="00113901">
        <w:rPr>
          <w:rFonts w:ascii="Times New Roman" w:hAnsi="Times New Roman" w:cs="Times New Roman"/>
          <w:noProof/>
        </w:rPr>
        <w:drawing>
          <wp:inline distT="0" distB="0" distL="0" distR="0" wp14:anchorId="41C2B1DD" wp14:editId="652E4A84">
            <wp:extent cx="5334000" cy="1952625"/>
            <wp:effectExtent l="0" t="0" r="0" b="0"/>
            <wp:docPr id="559278008" name="Figure 5 - Step Breakdown" descr="Figure 5 - Step Breakdown" title="Figure 5 - Step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52625"/>
                    </a:xfrm>
                    <a:prstGeom prst="rect">
                      <a:avLst/>
                    </a:prstGeom>
                  </pic:spPr>
                </pic:pic>
              </a:graphicData>
            </a:graphic>
          </wp:inline>
        </w:drawing>
      </w:r>
    </w:p>
    <w:p w14:paraId="57D9C303" w14:textId="77777777" w:rsidR="006A2195" w:rsidRPr="00113901" w:rsidRDefault="00FF5A73" w:rsidP="00113901">
      <w:pPr>
        <w:spacing w:before="60" w:after="200"/>
        <w:jc w:val="both"/>
        <w:rPr>
          <w:rFonts w:ascii="Times New Roman" w:hAnsi="Times New Roman" w:cs="Times New Roman"/>
          <w:lang w:val="en-GB"/>
        </w:rPr>
        <w:pPrChange w:id="153" w:author="Iscka iscka" w:date="2026-04-27T13:12:00Z" w16du:dateUtc="2026-04-27T11:12:00Z">
          <w:pPr>
            <w:spacing w:before="60" w:after="200"/>
          </w:pPr>
        </w:pPrChange>
      </w:pPr>
      <w:r w:rsidRPr="00113901">
        <w:rPr>
          <w:rFonts w:ascii="Times New Roman" w:hAnsi="Times New Roman" w:cs="Times New Roman"/>
          <w:i/>
          <w:iCs/>
          <w:color w:val="444444"/>
          <w:lang w:val="en-GB"/>
        </w:rPr>
        <w:t xml:space="preserve">Figure 5. Step-by-step wall time breakdown for LOREON analyses across platforms. The mapping step (minimap2 + </w:t>
      </w:r>
      <w:proofErr w:type="spellStart"/>
      <w:r w:rsidRPr="00113901">
        <w:rPr>
          <w:rFonts w:ascii="Times New Roman" w:hAnsi="Times New Roman" w:cs="Times New Roman"/>
          <w:i/>
          <w:iCs/>
          <w:color w:val="444444"/>
          <w:lang w:val="en-GB"/>
        </w:rPr>
        <w:t>samtools</w:t>
      </w:r>
      <w:proofErr w:type="spellEnd"/>
      <w:r w:rsidRPr="00113901">
        <w:rPr>
          <w:rFonts w:ascii="Times New Roman" w:hAnsi="Times New Roman" w:cs="Times New Roman"/>
          <w:i/>
          <w:iCs/>
          <w:color w:val="444444"/>
          <w:lang w:val="en-GB"/>
        </w:rPr>
        <w:t xml:space="preserve">) consistently accounts for &gt;99% of total analysis time, confirming that LOREON's orchestration overhead is negligible. Non-mapping steps (taxonomy parsing, filtering, </w:t>
      </w:r>
      <w:proofErr w:type="spellStart"/>
      <w:r w:rsidRPr="00113901">
        <w:rPr>
          <w:rFonts w:ascii="Times New Roman" w:hAnsi="Times New Roman" w:cs="Times New Roman"/>
          <w:i/>
          <w:iCs/>
          <w:color w:val="444444"/>
          <w:lang w:val="en-GB"/>
        </w:rPr>
        <w:t>DuckDB</w:t>
      </w:r>
      <w:proofErr w:type="spellEnd"/>
      <w:r w:rsidRPr="00113901">
        <w:rPr>
          <w:rFonts w:ascii="Times New Roman" w:hAnsi="Times New Roman" w:cs="Times New Roman"/>
          <w:i/>
          <w:iCs/>
          <w:color w:val="444444"/>
          <w:lang w:val="en-GB"/>
        </w:rPr>
        <w:t xml:space="preserve"> aggregation, report generation) are shown in expanded scale in the inset.</w:t>
      </w:r>
    </w:p>
    <w:p w14:paraId="581B40B4" w14:textId="77777777" w:rsidR="006A2195" w:rsidRPr="00113901" w:rsidRDefault="006A2195" w:rsidP="00113901">
      <w:pPr>
        <w:spacing w:before="80" w:after="80"/>
        <w:jc w:val="both"/>
        <w:rPr>
          <w:rFonts w:ascii="Times New Roman" w:hAnsi="Times New Roman" w:cs="Times New Roman"/>
          <w:lang w:val="en-GB"/>
        </w:rPr>
        <w:pPrChange w:id="154" w:author="Iscka iscka" w:date="2026-04-27T13:12:00Z" w16du:dateUtc="2026-04-27T11:12:00Z">
          <w:pPr>
            <w:spacing w:before="80" w:after="80"/>
          </w:pPr>
        </w:pPrChange>
      </w:pPr>
    </w:p>
    <w:p w14:paraId="288E0CF0" w14:textId="77777777" w:rsidR="006A2195" w:rsidRPr="00113901" w:rsidRDefault="00FF5A73" w:rsidP="00113901">
      <w:pPr>
        <w:pStyle w:val="Titolo2"/>
        <w:jc w:val="both"/>
        <w:rPr>
          <w:rFonts w:ascii="Times New Roman" w:hAnsi="Times New Roman" w:cs="Times New Roman"/>
          <w:sz w:val="22"/>
          <w:szCs w:val="22"/>
          <w:lang w:val="en-GB"/>
        </w:rPr>
        <w:pPrChange w:id="155" w:author="Iscka iscka" w:date="2026-04-27T13:12:00Z" w16du:dateUtc="2026-04-27T11:12:00Z">
          <w:pPr>
            <w:pStyle w:val="Titolo2"/>
          </w:pPr>
        </w:pPrChange>
      </w:pPr>
      <w:r w:rsidRPr="00113901">
        <w:rPr>
          <w:rFonts w:ascii="Times New Roman" w:hAnsi="Times New Roman" w:cs="Times New Roman"/>
          <w:sz w:val="22"/>
          <w:szCs w:val="22"/>
          <w:lang w:val="en-GB"/>
        </w:rPr>
        <w:t>3.3 LOREON versus EPI2ME wf-16s: A Direct Comparison</w:t>
      </w:r>
    </w:p>
    <w:p w14:paraId="6C931AF7" w14:textId="77777777" w:rsidR="006A2195" w:rsidRPr="00113901" w:rsidRDefault="00FF5A73" w:rsidP="00113901">
      <w:pPr>
        <w:spacing w:before="80" w:after="80" w:line="276" w:lineRule="auto"/>
        <w:jc w:val="both"/>
        <w:rPr>
          <w:rFonts w:ascii="Times New Roman" w:hAnsi="Times New Roman" w:cs="Times New Roman"/>
          <w:lang w:val="en-GB"/>
        </w:rPr>
        <w:pPrChange w:id="156"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The head-to-head comparison between LOREON and the EPI2ME wf-16s workflow on identical hardware (Apple M4 Pro) and input data (MBARC 16S mock, 958,655 reads) is summarised in Table 3 and Figure 6. Results demonstrate that LOREON achieves equivalent total analysis time (56.8 vs. </w:t>
      </w:r>
      <w:r w:rsidRPr="00113901">
        <w:rPr>
          <w:rFonts w:ascii="Times New Roman" w:hAnsi="Times New Roman" w:cs="Times New Roman"/>
          <w:lang w:val="en-GB"/>
        </w:rPr>
        <w:lastRenderedPageBreak/>
        <w:t>60.1 minutes; 5.4% faster) while offering multiple quantifiable resource advantages stemming from its architectural differences.</w:t>
      </w:r>
    </w:p>
    <w:p w14:paraId="627E7661" w14:textId="77777777" w:rsidR="006A2195" w:rsidRPr="00113901" w:rsidRDefault="006A2195" w:rsidP="00113901">
      <w:pPr>
        <w:spacing w:before="80" w:after="80"/>
        <w:jc w:val="both"/>
        <w:rPr>
          <w:rFonts w:ascii="Times New Roman" w:hAnsi="Times New Roman" w:cs="Times New Roman"/>
          <w:lang w:val="en-GB"/>
        </w:rPr>
        <w:pPrChange w:id="157" w:author="Iscka iscka" w:date="2026-04-27T13:12:00Z" w16du:dateUtc="2026-04-27T11:12:00Z">
          <w:pPr>
            <w:spacing w:before="80" w:after="80"/>
          </w:pPr>
        </w:pPrChange>
      </w:pPr>
    </w:p>
    <w:p w14:paraId="289062CC" w14:textId="77777777" w:rsidR="006A2195" w:rsidRPr="00113901" w:rsidRDefault="00FF5A73" w:rsidP="00113901">
      <w:pPr>
        <w:spacing w:before="120" w:after="120"/>
        <w:jc w:val="both"/>
        <w:rPr>
          <w:rFonts w:ascii="Times New Roman" w:hAnsi="Times New Roman" w:cs="Times New Roman"/>
          <w:lang w:val="en-GB"/>
        </w:rPr>
        <w:pPrChange w:id="158" w:author="Iscka iscka" w:date="2026-04-27T13:12:00Z" w16du:dateUtc="2026-04-27T11:12:00Z">
          <w:pPr>
            <w:spacing w:before="120" w:after="120"/>
          </w:pPr>
        </w:pPrChange>
      </w:pPr>
      <w:r w:rsidRPr="00113901">
        <w:rPr>
          <w:rFonts w:ascii="Times New Roman" w:hAnsi="Times New Roman" w:cs="Times New Roman"/>
          <w:b/>
          <w:bCs/>
          <w:lang w:val="en-GB"/>
        </w:rPr>
        <w:t xml:space="preserve">Table 3. </w:t>
      </w:r>
      <w:r w:rsidRPr="00113901">
        <w:rPr>
          <w:rFonts w:ascii="Times New Roman" w:hAnsi="Times New Roman" w:cs="Times New Roman"/>
          <w:lang w:val="en-GB"/>
        </w:rPr>
        <w:t>Direct comparison of LOREON and EPI2ME wf-16s on the MBARC 16S mock community dataset (958,655 reads) on Apple M4 Pro (14 cores, 24 GB RAM, macOS Sequoia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6A2195" w:rsidRPr="00113901" w14:paraId="6E0C806B" w14:textId="77777777">
        <w:tc>
          <w:tcPr>
            <w:tcW w:w="2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62AF3BE" w14:textId="77777777" w:rsidR="006A2195" w:rsidRPr="00113901" w:rsidRDefault="00FF5A73" w:rsidP="00113901">
            <w:pPr>
              <w:jc w:val="both"/>
              <w:rPr>
                <w:rFonts w:ascii="Times New Roman" w:hAnsi="Times New Roman" w:cs="Times New Roman"/>
              </w:rPr>
              <w:pPrChange w:id="159" w:author="Iscka iscka" w:date="2026-04-27T13:12:00Z" w16du:dateUtc="2026-04-27T11:12:00Z">
                <w:pPr/>
              </w:pPrChange>
            </w:pPr>
            <w:proofErr w:type="spellStart"/>
            <w:r w:rsidRPr="00113901">
              <w:rPr>
                <w:rFonts w:ascii="Times New Roman" w:hAnsi="Times New Roman" w:cs="Times New Roman"/>
                <w:b/>
                <w:bCs/>
                <w:color w:val="FFFFFF"/>
              </w:rPr>
              <w:t>Metric</w:t>
            </w:r>
            <w:proofErr w:type="spellEnd"/>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8D58C5F" w14:textId="77777777" w:rsidR="006A2195" w:rsidRPr="00113901" w:rsidRDefault="00FF5A73" w:rsidP="00113901">
            <w:pPr>
              <w:jc w:val="both"/>
              <w:rPr>
                <w:rFonts w:ascii="Times New Roman" w:hAnsi="Times New Roman" w:cs="Times New Roman"/>
              </w:rPr>
              <w:pPrChange w:id="160" w:author="Iscka iscka" w:date="2026-04-27T13:12:00Z" w16du:dateUtc="2026-04-27T11:12:00Z">
                <w:pPr/>
              </w:pPrChange>
            </w:pPr>
            <w:r w:rsidRPr="00113901">
              <w:rPr>
                <w:rFonts w:ascii="Times New Roman" w:hAnsi="Times New Roman" w:cs="Times New Roman"/>
                <w:b/>
                <w:bCs/>
                <w:color w:val="FFFFFF"/>
              </w:rPr>
              <w:t>LOREON</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3771C3D" w14:textId="77777777" w:rsidR="006A2195" w:rsidRPr="00113901" w:rsidRDefault="00FF5A73" w:rsidP="00113901">
            <w:pPr>
              <w:jc w:val="both"/>
              <w:rPr>
                <w:rFonts w:ascii="Times New Roman" w:hAnsi="Times New Roman" w:cs="Times New Roman"/>
              </w:rPr>
              <w:pPrChange w:id="161" w:author="Iscka iscka" w:date="2026-04-27T13:12:00Z" w16du:dateUtc="2026-04-27T11:12:00Z">
                <w:pPr/>
              </w:pPrChange>
            </w:pPr>
            <w:r w:rsidRPr="00113901">
              <w:rPr>
                <w:rFonts w:ascii="Times New Roman" w:hAnsi="Times New Roman" w:cs="Times New Roman"/>
                <w:b/>
                <w:bCs/>
                <w:color w:val="FFFFFF"/>
              </w:rPr>
              <w:t>EPI2ME wf-16s</w:t>
            </w:r>
          </w:p>
        </w:tc>
        <w:tc>
          <w:tcPr>
            <w:tcW w:w="25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B831012" w14:textId="77777777" w:rsidR="006A2195" w:rsidRPr="00113901" w:rsidRDefault="00FF5A73" w:rsidP="00113901">
            <w:pPr>
              <w:jc w:val="both"/>
              <w:rPr>
                <w:rFonts w:ascii="Times New Roman" w:hAnsi="Times New Roman" w:cs="Times New Roman"/>
              </w:rPr>
              <w:pPrChange w:id="162" w:author="Iscka iscka" w:date="2026-04-27T13:12:00Z" w16du:dateUtc="2026-04-27T11:12:00Z">
                <w:pPr/>
              </w:pPrChange>
            </w:pPr>
            <w:proofErr w:type="spellStart"/>
            <w:r w:rsidRPr="00113901">
              <w:rPr>
                <w:rFonts w:ascii="Times New Roman" w:hAnsi="Times New Roman" w:cs="Times New Roman"/>
                <w:b/>
                <w:bCs/>
                <w:color w:val="FFFFFF"/>
              </w:rPr>
              <w:t>Difference</w:t>
            </w:r>
            <w:proofErr w:type="spellEnd"/>
          </w:p>
        </w:tc>
      </w:tr>
      <w:tr w:rsidR="006A2195" w:rsidRPr="00113901" w14:paraId="374926E6"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0A768B4" w14:textId="77777777" w:rsidR="006A2195" w:rsidRPr="00113901" w:rsidRDefault="00FF5A73" w:rsidP="00113901">
            <w:pPr>
              <w:jc w:val="both"/>
              <w:rPr>
                <w:rFonts w:ascii="Times New Roman" w:hAnsi="Times New Roman" w:cs="Times New Roman"/>
              </w:rPr>
              <w:pPrChange w:id="163" w:author="Iscka iscka" w:date="2026-04-27T13:12:00Z" w16du:dateUtc="2026-04-27T11:12:00Z">
                <w:pPr/>
              </w:pPrChange>
            </w:pPr>
            <w:r w:rsidRPr="00113901">
              <w:rPr>
                <w:rFonts w:ascii="Times New Roman" w:hAnsi="Times New Roman" w:cs="Times New Roman"/>
              </w:rPr>
              <w:t>Wall time (</w:t>
            </w:r>
            <w:proofErr w:type="spellStart"/>
            <w:r w:rsidRPr="00113901">
              <w:rPr>
                <w:rFonts w:ascii="Times New Roman" w:hAnsi="Times New Roman" w:cs="Times New Roman"/>
              </w:rPr>
              <w:t>total</w:t>
            </w:r>
            <w:proofErr w:type="spellEnd"/>
            <w:r w:rsidRPr="00113901">
              <w:rPr>
                <w:rFonts w:ascii="Times New Roman" w:hAnsi="Times New Roman" w:cs="Times New Roman"/>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168A784" w14:textId="77777777" w:rsidR="006A2195" w:rsidRPr="00113901" w:rsidRDefault="00FF5A73" w:rsidP="00113901">
            <w:pPr>
              <w:jc w:val="both"/>
              <w:rPr>
                <w:rFonts w:ascii="Times New Roman" w:hAnsi="Times New Roman" w:cs="Times New Roman"/>
              </w:rPr>
              <w:pPrChange w:id="164" w:author="Iscka iscka" w:date="2026-04-27T13:12:00Z" w16du:dateUtc="2026-04-27T11:12:00Z">
                <w:pPr/>
              </w:pPrChange>
            </w:pPr>
            <w:r w:rsidRPr="00113901">
              <w:rPr>
                <w:rFonts w:ascii="Times New Roman" w:hAnsi="Times New Roman" w:cs="Times New Roman"/>
              </w:rPr>
              <w:t>3,408.6 s (56.8 min)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EF62FA" w14:textId="77777777" w:rsidR="006A2195" w:rsidRPr="00113901" w:rsidRDefault="00FF5A73" w:rsidP="00113901">
            <w:pPr>
              <w:jc w:val="both"/>
              <w:rPr>
                <w:rFonts w:ascii="Times New Roman" w:hAnsi="Times New Roman" w:cs="Times New Roman"/>
              </w:rPr>
              <w:pPrChange w:id="165" w:author="Iscka iscka" w:date="2026-04-27T13:12:00Z" w16du:dateUtc="2026-04-27T11:12:00Z">
                <w:pPr/>
              </w:pPrChange>
            </w:pPr>
            <w:r w:rsidRPr="00113901">
              <w:rPr>
                <w:rFonts w:ascii="Times New Roman" w:hAnsi="Times New Roman" w:cs="Times New Roman"/>
              </w:rPr>
              <w:t>3,603.5 s (60.1 min)</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B4B324" w14:textId="77777777" w:rsidR="006A2195" w:rsidRPr="00113901" w:rsidRDefault="00FF5A73" w:rsidP="00113901">
            <w:pPr>
              <w:jc w:val="both"/>
              <w:rPr>
                <w:rFonts w:ascii="Times New Roman" w:hAnsi="Times New Roman" w:cs="Times New Roman"/>
              </w:rPr>
              <w:pPrChange w:id="166" w:author="Iscka iscka" w:date="2026-04-27T13:12:00Z" w16du:dateUtc="2026-04-27T11:12:00Z">
                <w:pPr/>
              </w:pPrChange>
            </w:pPr>
            <w:r w:rsidRPr="00113901">
              <w:rPr>
                <w:rFonts w:ascii="Times New Roman" w:hAnsi="Times New Roman" w:cs="Times New Roman"/>
              </w:rPr>
              <w:t>LOREON −5.4%</w:t>
            </w:r>
          </w:p>
        </w:tc>
      </w:tr>
      <w:tr w:rsidR="006A2195" w:rsidRPr="00113901" w14:paraId="76E410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660F96" w14:textId="77777777" w:rsidR="006A2195" w:rsidRPr="00113901" w:rsidRDefault="00FF5A73" w:rsidP="00113901">
            <w:pPr>
              <w:jc w:val="both"/>
              <w:rPr>
                <w:rFonts w:ascii="Times New Roman" w:hAnsi="Times New Roman" w:cs="Times New Roman"/>
              </w:rPr>
              <w:pPrChange w:id="167" w:author="Iscka iscka" w:date="2026-04-27T13:12:00Z" w16du:dateUtc="2026-04-27T11:12:00Z">
                <w:pPr/>
              </w:pPrChange>
            </w:pPr>
            <w:proofErr w:type="spellStart"/>
            <w:r w:rsidRPr="00113901">
              <w:rPr>
                <w:rFonts w:ascii="Times New Roman" w:hAnsi="Times New Roman" w:cs="Times New Roman"/>
              </w:rPr>
              <w:t>Orchestration</w:t>
            </w:r>
            <w:proofErr w:type="spellEnd"/>
            <w:r w:rsidRPr="00113901">
              <w:rPr>
                <w:rFonts w:ascii="Times New Roman" w:hAnsi="Times New Roman" w:cs="Times New Roman"/>
              </w:rPr>
              <w:t xml:space="preserve"> overhead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0B2A7" w14:textId="77777777" w:rsidR="006A2195" w:rsidRPr="00113901" w:rsidRDefault="00FF5A73" w:rsidP="00113901">
            <w:pPr>
              <w:jc w:val="both"/>
              <w:rPr>
                <w:rFonts w:ascii="Times New Roman" w:hAnsi="Times New Roman" w:cs="Times New Roman"/>
              </w:rPr>
              <w:pPrChange w:id="168" w:author="Iscka iscka" w:date="2026-04-27T13:12:00Z" w16du:dateUtc="2026-04-27T11:12:00Z">
                <w:pPr/>
              </w:pPrChange>
            </w:pPr>
            <w:r w:rsidRPr="00113901">
              <w:rPr>
                <w:rFonts w:ascii="Times New Roman" w:hAnsi="Times New Roman" w:cs="Times New Roman"/>
              </w:rPr>
              <w:t>3.8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27D3E" w14:textId="77777777" w:rsidR="006A2195" w:rsidRPr="00113901" w:rsidRDefault="00FF5A73" w:rsidP="00113901">
            <w:pPr>
              <w:jc w:val="both"/>
              <w:rPr>
                <w:rFonts w:ascii="Times New Roman" w:hAnsi="Times New Roman" w:cs="Times New Roman"/>
              </w:rPr>
              <w:pPrChange w:id="169" w:author="Iscka iscka" w:date="2026-04-27T13:12:00Z" w16du:dateUtc="2026-04-27T11:12:00Z">
                <w:pPr/>
              </w:pPrChange>
            </w:pPr>
            <w:r w:rsidRPr="00113901">
              <w:rPr>
                <w:rFonts w:ascii="Times New Roman" w:hAnsi="Times New Roman" w:cs="Times New Roman"/>
              </w:rPr>
              <w:t>123.5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0BA5CA" w14:textId="77777777" w:rsidR="006A2195" w:rsidRPr="00113901" w:rsidRDefault="00FF5A73" w:rsidP="00113901">
            <w:pPr>
              <w:jc w:val="both"/>
              <w:rPr>
                <w:rFonts w:ascii="Times New Roman" w:hAnsi="Times New Roman" w:cs="Times New Roman"/>
              </w:rPr>
              <w:pPrChange w:id="170" w:author="Iscka iscka" w:date="2026-04-27T13:12:00Z" w16du:dateUtc="2026-04-27T11:12:00Z">
                <w:pPr/>
              </w:pPrChange>
            </w:pPr>
            <w:r w:rsidRPr="00113901">
              <w:rPr>
                <w:rFonts w:ascii="Times New Roman" w:hAnsi="Times New Roman" w:cs="Times New Roman"/>
              </w:rPr>
              <w:t xml:space="preserve">LOREON 32× </w:t>
            </w:r>
            <w:proofErr w:type="spellStart"/>
            <w:r w:rsidRPr="00113901">
              <w:rPr>
                <w:rFonts w:ascii="Times New Roman" w:hAnsi="Times New Roman" w:cs="Times New Roman"/>
              </w:rPr>
              <w:t>less</w:t>
            </w:r>
            <w:proofErr w:type="spellEnd"/>
          </w:p>
        </w:tc>
      </w:tr>
      <w:tr w:rsidR="006A2195" w:rsidRPr="00113901" w14:paraId="7AF35B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654EC1F" w14:textId="77777777" w:rsidR="006A2195" w:rsidRPr="00113901" w:rsidRDefault="00FF5A73" w:rsidP="00113901">
            <w:pPr>
              <w:jc w:val="both"/>
              <w:rPr>
                <w:rFonts w:ascii="Times New Roman" w:hAnsi="Times New Roman" w:cs="Times New Roman"/>
              </w:rPr>
              <w:pPrChange w:id="171" w:author="Iscka iscka" w:date="2026-04-27T13:12:00Z" w16du:dateUtc="2026-04-27T11:12:00Z">
                <w:pPr/>
              </w:pPrChange>
            </w:pPr>
            <w:r w:rsidRPr="00113901">
              <w:rPr>
                <w:rFonts w:ascii="Times New Roman" w:hAnsi="Times New Roman" w:cs="Times New Roman"/>
              </w:rPr>
              <w:t>Peak RAM (minimap2)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2F33269" w14:textId="77777777" w:rsidR="006A2195" w:rsidRPr="00113901" w:rsidRDefault="00FF5A73" w:rsidP="00113901">
            <w:pPr>
              <w:jc w:val="both"/>
              <w:rPr>
                <w:rFonts w:ascii="Times New Roman" w:hAnsi="Times New Roman" w:cs="Times New Roman"/>
              </w:rPr>
              <w:pPrChange w:id="172" w:author="Iscka iscka" w:date="2026-04-27T13:12:00Z" w16du:dateUtc="2026-04-27T11:12:00Z">
                <w:pPr/>
              </w:pPrChange>
            </w:pPr>
            <w:r w:rsidRPr="00113901">
              <w:rPr>
                <w:rFonts w:ascii="Times New Roman" w:hAnsi="Times New Roman" w:cs="Times New Roman"/>
              </w:rPr>
              <w:t>3.73 GB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6E1B51E" w14:textId="77777777" w:rsidR="006A2195" w:rsidRPr="00113901" w:rsidRDefault="00FF5A73" w:rsidP="00113901">
            <w:pPr>
              <w:jc w:val="both"/>
              <w:rPr>
                <w:rFonts w:ascii="Times New Roman" w:hAnsi="Times New Roman" w:cs="Times New Roman"/>
              </w:rPr>
              <w:pPrChange w:id="173" w:author="Iscka iscka" w:date="2026-04-27T13:12:00Z" w16du:dateUtc="2026-04-27T11:12:00Z">
                <w:pPr/>
              </w:pPrChange>
            </w:pPr>
            <w:r w:rsidRPr="00113901">
              <w:rPr>
                <w:rFonts w:ascii="Times New Roman" w:hAnsi="Times New Roman" w:cs="Times New Roman"/>
              </w:rPr>
              <w:t>5.2 GB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EE2AF8" w14:textId="77777777" w:rsidR="006A2195" w:rsidRPr="00113901" w:rsidRDefault="00FF5A73" w:rsidP="00113901">
            <w:pPr>
              <w:jc w:val="both"/>
              <w:rPr>
                <w:rFonts w:ascii="Times New Roman" w:hAnsi="Times New Roman" w:cs="Times New Roman"/>
              </w:rPr>
              <w:pPrChange w:id="174" w:author="Iscka iscka" w:date="2026-04-27T13:12:00Z" w16du:dateUtc="2026-04-27T11:12:00Z">
                <w:pPr/>
              </w:pPrChange>
            </w:pPr>
            <w:r w:rsidRPr="00113901">
              <w:rPr>
                <w:rFonts w:ascii="Times New Roman" w:hAnsi="Times New Roman" w:cs="Times New Roman"/>
              </w:rPr>
              <w:t xml:space="preserve">LOREON 1.4× </w:t>
            </w:r>
            <w:proofErr w:type="spellStart"/>
            <w:r w:rsidRPr="00113901">
              <w:rPr>
                <w:rFonts w:ascii="Times New Roman" w:hAnsi="Times New Roman" w:cs="Times New Roman"/>
              </w:rPr>
              <w:t>less</w:t>
            </w:r>
            <w:proofErr w:type="spellEnd"/>
          </w:p>
        </w:tc>
      </w:tr>
      <w:tr w:rsidR="006A2195" w:rsidRPr="00113901" w14:paraId="4E1F0F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0D6E1E" w14:textId="77777777" w:rsidR="006A2195" w:rsidRPr="00113901" w:rsidRDefault="00FF5A73" w:rsidP="00113901">
            <w:pPr>
              <w:jc w:val="both"/>
              <w:rPr>
                <w:rFonts w:ascii="Times New Roman" w:hAnsi="Times New Roman" w:cs="Times New Roman"/>
              </w:rPr>
              <w:pPrChange w:id="175" w:author="Iscka iscka" w:date="2026-04-27T13:12:00Z" w16du:dateUtc="2026-04-27T11:12:00Z">
                <w:pPr/>
              </w:pPrChange>
            </w:pPr>
            <w:r w:rsidRPr="00113901">
              <w:rPr>
                <w:rFonts w:ascii="Times New Roman" w:hAnsi="Times New Roman" w:cs="Times New Roman"/>
              </w:rPr>
              <w:t>Orchestrator 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467301" w14:textId="77777777" w:rsidR="006A2195" w:rsidRPr="00113901" w:rsidRDefault="00FF5A73" w:rsidP="00113901">
            <w:pPr>
              <w:jc w:val="both"/>
              <w:rPr>
                <w:rFonts w:ascii="Times New Roman" w:hAnsi="Times New Roman" w:cs="Times New Roman"/>
              </w:rPr>
              <w:pPrChange w:id="176" w:author="Iscka iscka" w:date="2026-04-27T13:12:00Z" w16du:dateUtc="2026-04-27T11:12:00Z">
                <w:pPr/>
              </w:pPrChange>
            </w:pPr>
            <w:r w:rsidRPr="00113901">
              <w:rPr>
                <w:rFonts w:ascii="Times New Roman" w:hAnsi="Times New Roman" w:cs="Times New Roman"/>
              </w:rPr>
              <w:t>155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B6BBBD" w14:textId="77777777" w:rsidR="006A2195" w:rsidRPr="00113901" w:rsidRDefault="00FF5A73" w:rsidP="00113901">
            <w:pPr>
              <w:jc w:val="both"/>
              <w:rPr>
                <w:rFonts w:ascii="Times New Roman" w:hAnsi="Times New Roman" w:cs="Times New Roman"/>
              </w:rPr>
              <w:pPrChange w:id="177" w:author="Iscka iscka" w:date="2026-04-27T13:12:00Z" w16du:dateUtc="2026-04-27T11:12:00Z">
                <w:pPr/>
              </w:pPrChange>
            </w:pPr>
            <w:r w:rsidRPr="00113901">
              <w:rPr>
                <w:rFonts w:ascii="Times New Roman" w:hAnsi="Times New Roman" w:cs="Times New Roman"/>
              </w:rPr>
              <w:t xml:space="preserve">~438 MB (JVM + </w:t>
            </w:r>
            <w:proofErr w:type="spellStart"/>
            <w:r w:rsidRPr="00113901">
              <w:rPr>
                <w:rFonts w:ascii="Times New Roman" w:hAnsi="Times New Roman" w:cs="Times New Roman"/>
              </w:rPr>
              <w:t>Nextflow</w:t>
            </w:r>
            <w:proofErr w:type="spellEnd"/>
            <w:r w:rsidRPr="00113901">
              <w:rPr>
                <w:rFonts w:ascii="Times New Roman" w:hAnsi="Times New Roman" w:cs="Times New Roman"/>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4D1B59" w14:textId="77777777" w:rsidR="006A2195" w:rsidRPr="00113901" w:rsidRDefault="00FF5A73" w:rsidP="00113901">
            <w:pPr>
              <w:jc w:val="both"/>
              <w:rPr>
                <w:rFonts w:ascii="Times New Roman" w:hAnsi="Times New Roman" w:cs="Times New Roman"/>
              </w:rPr>
              <w:pPrChange w:id="178" w:author="Iscka iscka" w:date="2026-04-27T13:12:00Z" w16du:dateUtc="2026-04-27T11:12:00Z">
                <w:pPr/>
              </w:pPrChange>
            </w:pPr>
            <w:r w:rsidRPr="00113901">
              <w:rPr>
                <w:rFonts w:ascii="Times New Roman" w:hAnsi="Times New Roman" w:cs="Times New Roman"/>
              </w:rPr>
              <w:t xml:space="preserve">LOREON 2.8× </w:t>
            </w:r>
            <w:proofErr w:type="spellStart"/>
            <w:r w:rsidRPr="00113901">
              <w:rPr>
                <w:rFonts w:ascii="Times New Roman" w:hAnsi="Times New Roman" w:cs="Times New Roman"/>
              </w:rPr>
              <w:t>less</w:t>
            </w:r>
            <w:proofErr w:type="spellEnd"/>
          </w:p>
        </w:tc>
      </w:tr>
      <w:tr w:rsidR="006A2195" w:rsidRPr="00113901" w14:paraId="6E0937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89FD098" w14:textId="77777777" w:rsidR="006A2195" w:rsidRPr="00113901" w:rsidRDefault="00FF5A73" w:rsidP="00113901">
            <w:pPr>
              <w:jc w:val="both"/>
              <w:rPr>
                <w:rFonts w:ascii="Times New Roman" w:hAnsi="Times New Roman" w:cs="Times New Roman"/>
              </w:rPr>
              <w:pPrChange w:id="179" w:author="Iscka iscka" w:date="2026-04-27T13:12:00Z" w16du:dateUtc="2026-04-27T11:12:00Z">
                <w:pPr/>
              </w:pPrChange>
            </w:pPr>
            <w:proofErr w:type="spellStart"/>
            <w:r w:rsidRPr="00113901">
              <w:rPr>
                <w:rFonts w:ascii="Times New Roman" w:hAnsi="Times New Roman" w:cs="Times New Roman"/>
              </w:rPr>
              <w:t>Reads</w:t>
            </w:r>
            <w:proofErr w:type="spellEnd"/>
            <w:r w:rsidRPr="00113901">
              <w:rPr>
                <w:rFonts w:ascii="Times New Roman" w:hAnsi="Times New Roman" w:cs="Times New Roman"/>
              </w:rPr>
              <w:t xml:space="preserve"> </w:t>
            </w:r>
            <w:proofErr w:type="spellStart"/>
            <w:r w:rsidRPr="00113901">
              <w:rPr>
                <w:rFonts w:ascii="Times New Roman" w:hAnsi="Times New Roman" w:cs="Times New Roman"/>
              </w:rPr>
              <w:t>mapped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61224B2" w14:textId="77777777" w:rsidR="006A2195" w:rsidRPr="00113901" w:rsidRDefault="00FF5A73" w:rsidP="00113901">
            <w:pPr>
              <w:jc w:val="both"/>
              <w:rPr>
                <w:rFonts w:ascii="Times New Roman" w:hAnsi="Times New Roman" w:cs="Times New Roman"/>
              </w:rPr>
              <w:pPrChange w:id="180" w:author="Iscka iscka" w:date="2026-04-27T13:12:00Z" w16du:dateUtc="2026-04-27T11:12:00Z">
                <w:pPr/>
              </w:pPrChange>
            </w:pPr>
            <w:r w:rsidRPr="00113901">
              <w:rPr>
                <w:rFonts w:ascii="Times New Roman" w:hAnsi="Times New Roman" w:cs="Times New Roman"/>
              </w:rPr>
              <w:t>958,646 (100.0%)</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1169376" w14:textId="77777777" w:rsidR="006A2195" w:rsidRPr="00113901" w:rsidRDefault="00FF5A73" w:rsidP="00113901">
            <w:pPr>
              <w:jc w:val="both"/>
              <w:rPr>
                <w:rFonts w:ascii="Times New Roman" w:hAnsi="Times New Roman" w:cs="Times New Roman"/>
              </w:rPr>
              <w:pPrChange w:id="181" w:author="Iscka iscka" w:date="2026-04-27T13:12:00Z" w16du:dateUtc="2026-04-27T11:12:00Z">
                <w:pPr/>
              </w:pPrChange>
            </w:pPr>
            <w:r w:rsidRPr="00113901">
              <w:rPr>
                <w:rFonts w:ascii="Times New Roman" w:hAnsi="Times New Roman" w:cs="Times New Roman"/>
              </w:rPr>
              <w:t>937,342 (97.8%)</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A23E4B2" w14:textId="77777777" w:rsidR="006A2195" w:rsidRPr="00113901" w:rsidRDefault="00FF5A73" w:rsidP="00113901">
            <w:pPr>
              <w:jc w:val="both"/>
              <w:rPr>
                <w:rFonts w:ascii="Times New Roman" w:hAnsi="Times New Roman" w:cs="Times New Roman"/>
              </w:rPr>
              <w:pPrChange w:id="182" w:author="Iscka iscka" w:date="2026-04-27T13:12:00Z" w16du:dateUtc="2026-04-27T11:12:00Z">
                <w:pPr/>
              </w:pPrChange>
            </w:pPr>
            <w:r w:rsidRPr="00113901">
              <w:rPr>
                <w:rFonts w:ascii="Times New Roman" w:hAnsi="Times New Roman" w:cs="Times New Roman"/>
              </w:rPr>
              <w:t xml:space="preserve">+21,304 </w:t>
            </w:r>
            <w:proofErr w:type="spellStart"/>
            <w:r w:rsidRPr="00113901">
              <w:rPr>
                <w:rFonts w:ascii="Times New Roman" w:hAnsi="Times New Roman" w:cs="Times New Roman"/>
              </w:rPr>
              <w:t>reads</w:t>
            </w:r>
            <w:proofErr w:type="spellEnd"/>
          </w:p>
        </w:tc>
      </w:tr>
      <w:tr w:rsidR="006A2195" w:rsidRPr="00113901" w14:paraId="727D94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A0950F" w14:textId="77777777" w:rsidR="006A2195" w:rsidRPr="00113901" w:rsidRDefault="00FF5A73" w:rsidP="00113901">
            <w:pPr>
              <w:jc w:val="both"/>
              <w:rPr>
                <w:rFonts w:ascii="Times New Roman" w:hAnsi="Times New Roman" w:cs="Times New Roman"/>
              </w:rPr>
              <w:pPrChange w:id="183" w:author="Iscka iscka" w:date="2026-04-27T13:12:00Z" w16du:dateUtc="2026-04-27T11:12:00Z">
                <w:pPr/>
              </w:pPrChange>
            </w:pPr>
            <w:r w:rsidRPr="00113901">
              <w:rPr>
                <w:rFonts w:ascii="Times New Roman" w:hAnsi="Times New Roman" w:cs="Times New Roman"/>
              </w:rPr>
              <w:t xml:space="preserve">OTU </w:t>
            </w:r>
            <w:proofErr w:type="spellStart"/>
            <w:r w:rsidRPr="00113901">
              <w:rPr>
                <w:rFonts w:ascii="Times New Roman" w:hAnsi="Times New Roman" w:cs="Times New Roman"/>
              </w:rPr>
              <w:t>aggregation</w:t>
            </w:r>
            <w:proofErr w:type="spellEnd"/>
            <w:r w:rsidRPr="00113901">
              <w:rPr>
                <w:rFonts w:ascii="Times New Roman" w:hAnsi="Times New Roman" w:cs="Times New Roman"/>
              </w:rPr>
              <w:t xml:space="preserve">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34455" w14:textId="77777777" w:rsidR="006A2195" w:rsidRPr="00113901" w:rsidRDefault="00FF5A73" w:rsidP="00113901">
            <w:pPr>
              <w:jc w:val="both"/>
              <w:rPr>
                <w:rFonts w:ascii="Times New Roman" w:hAnsi="Times New Roman" w:cs="Times New Roman"/>
              </w:rPr>
              <w:pPrChange w:id="184" w:author="Iscka iscka" w:date="2026-04-27T13:12:00Z" w16du:dateUtc="2026-04-27T11:12:00Z">
                <w:pPr/>
              </w:pPrChange>
            </w:pPr>
            <w:r w:rsidRPr="00113901">
              <w:rPr>
                <w:rFonts w:ascii="Times New Roman" w:hAnsi="Times New Roman" w:cs="Times New Roman"/>
              </w:rPr>
              <w:t>0.21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E1294C" w14:textId="77777777" w:rsidR="006A2195" w:rsidRPr="00113901" w:rsidRDefault="00FF5A73" w:rsidP="00113901">
            <w:pPr>
              <w:jc w:val="both"/>
              <w:rPr>
                <w:rFonts w:ascii="Times New Roman" w:hAnsi="Times New Roman" w:cs="Times New Roman"/>
              </w:rPr>
              <w:pPrChange w:id="185" w:author="Iscka iscka" w:date="2026-04-27T13:12:00Z" w16du:dateUtc="2026-04-27T11:12:00Z">
                <w:pPr/>
              </w:pPrChange>
            </w:pPr>
            <w:r w:rsidRPr="00113901">
              <w:rPr>
                <w:rFonts w:ascii="Times New Roman" w:hAnsi="Times New Roman" w:cs="Times New Roman"/>
              </w:rPr>
              <w:t>14.5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FA4032" w14:textId="77777777" w:rsidR="006A2195" w:rsidRPr="00113901" w:rsidRDefault="00FF5A73" w:rsidP="00113901">
            <w:pPr>
              <w:jc w:val="both"/>
              <w:rPr>
                <w:rFonts w:ascii="Times New Roman" w:hAnsi="Times New Roman" w:cs="Times New Roman"/>
              </w:rPr>
              <w:pPrChange w:id="186" w:author="Iscka iscka" w:date="2026-04-27T13:12:00Z" w16du:dateUtc="2026-04-27T11:12:00Z">
                <w:pPr/>
              </w:pPrChange>
            </w:pPr>
            <w:r w:rsidRPr="00113901">
              <w:rPr>
                <w:rFonts w:ascii="Times New Roman" w:hAnsi="Times New Roman" w:cs="Times New Roman"/>
              </w:rPr>
              <w:t xml:space="preserve">LOREON 57× </w:t>
            </w:r>
            <w:proofErr w:type="spellStart"/>
            <w:r w:rsidRPr="00113901">
              <w:rPr>
                <w:rFonts w:ascii="Times New Roman" w:hAnsi="Times New Roman" w:cs="Times New Roman"/>
              </w:rPr>
              <w:t>faster</w:t>
            </w:r>
            <w:proofErr w:type="spellEnd"/>
          </w:p>
        </w:tc>
      </w:tr>
      <w:tr w:rsidR="006A2195" w:rsidRPr="00113901" w14:paraId="742AD2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6A7B6C2" w14:textId="77777777" w:rsidR="006A2195" w:rsidRPr="00113901" w:rsidRDefault="00FF5A73" w:rsidP="00113901">
            <w:pPr>
              <w:jc w:val="both"/>
              <w:rPr>
                <w:rFonts w:ascii="Times New Roman" w:hAnsi="Times New Roman" w:cs="Times New Roman"/>
              </w:rPr>
              <w:pPrChange w:id="187" w:author="Iscka iscka" w:date="2026-04-27T13:12:00Z" w16du:dateUtc="2026-04-27T11:12:00Z">
                <w:pPr/>
              </w:pPrChange>
            </w:pPr>
            <w:r w:rsidRPr="00113901">
              <w:rPr>
                <w:rFonts w:ascii="Times New Roman" w:hAnsi="Times New Roman" w:cs="Times New Roman"/>
              </w:rPr>
              <w:t xml:space="preserve">OTU </w:t>
            </w:r>
            <w:proofErr w:type="spellStart"/>
            <w:r w:rsidRPr="00113901">
              <w:rPr>
                <w:rFonts w:ascii="Times New Roman" w:hAnsi="Times New Roman" w:cs="Times New Roman"/>
              </w:rPr>
              <w:t>aggregation</w:t>
            </w:r>
            <w:proofErr w:type="spellEnd"/>
            <w:r w:rsidRPr="00113901">
              <w:rPr>
                <w:rFonts w:ascii="Times New Roman" w:hAnsi="Times New Roman" w:cs="Times New Roman"/>
              </w:rPr>
              <w:t xml:space="preserve"> RAM</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1B2057" w14:textId="77777777" w:rsidR="006A2195" w:rsidRPr="00113901" w:rsidRDefault="00FF5A73" w:rsidP="00113901">
            <w:pPr>
              <w:jc w:val="both"/>
              <w:rPr>
                <w:rFonts w:ascii="Times New Roman" w:hAnsi="Times New Roman" w:cs="Times New Roman"/>
              </w:rPr>
              <w:pPrChange w:id="188" w:author="Iscka iscka" w:date="2026-04-27T13:12:00Z" w16du:dateUtc="2026-04-27T11:12:00Z">
                <w:pPr/>
              </w:pPrChange>
            </w:pPr>
            <w:r w:rsidRPr="00113901">
              <w:rPr>
                <w:rFonts w:ascii="Times New Roman" w:hAnsi="Times New Roman" w:cs="Times New Roman"/>
              </w:rPr>
              <w:t>~23 MB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B4B113" w14:textId="77777777" w:rsidR="006A2195" w:rsidRPr="00113901" w:rsidRDefault="00FF5A73" w:rsidP="00113901">
            <w:pPr>
              <w:jc w:val="both"/>
              <w:rPr>
                <w:rFonts w:ascii="Times New Roman" w:hAnsi="Times New Roman" w:cs="Times New Roman"/>
              </w:rPr>
              <w:pPrChange w:id="189" w:author="Iscka iscka" w:date="2026-04-27T13:12:00Z" w16du:dateUtc="2026-04-27T11:12:00Z">
                <w:pPr/>
              </w:pPrChange>
            </w:pPr>
            <w:r w:rsidRPr="00113901">
              <w:rPr>
                <w:rFonts w:ascii="Times New Roman" w:hAnsi="Times New Roman" w:cs="Times New Roman"/>
              </w:rPr>
              <w:t>~397 MB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0FA0F53" w14:textId="77777777" w:rsidR="006A2195" w:rsidRPr="00113901" w:rsidRDefault="00FF5A73" w:rsidP="00113901">
            <w:pPr>
              <w:jc w:val="both"/>
              <w:rPr>
                <w:rFonts w:ascii="Times New Roman" w:hAnsi="Times New Roman" w:cs="Times New Roman"/>
              </w:rPr>
              <w:pPrChange w:id="190" w:author="Iscka iscka" w:date="2026-04-27T13:12:00Z" w16du:dateUtc="2026-04-27T11:12:00Z">
                <w:pPr/>
              </w:pPrChange>
            </w:pPr>
            <w:r w:rsidRPr="00113901">
              <w:rPr>
                <w:rFonts w:ascii="Times New Roman" w:hAnsi="Times New Roman" w:cs="Times New Roman"/>
              </w:rPr>
              <w:t xml:space="preserve">LOREON 17× </w:t>
            </w:r>
            <w:proofErr w:type="spellStart"/>
            <w:r w:rsidRPr="00113901">
              <w:rPr>
                <w:rFonts w:ascii="Times New Roman" w:hAnsi="Times New Roman" w:cs="Times New Roman"/>
              </w:rPr>
              <w:t>less</w:t>
            </w:r>
            <w:proofErr w:type="spellEnd"/>
          </w:p>
        </w:tc>
      </w:tr>
      <w:tr w:rsidR="006A2195" w:rsidRPr="00113901" w14:paraId="0DE5D2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5A850" w14:textId="77777777" w:rsidR="006A2195" w:rsidRPr="00113901" w:rsidRDefault="00FF5A73" w:rsidP="00113901">
            <w:pPr>
              <w:jc w:val="both"/>
              <w:rPr>
                <w:rFonts w:ascii="Times New Roman" w:hAnsi="Times New Roman" w:cs="Times New Roman"/>
              </w:rPr>
              <w:pPrChange w:id="191" w:author="Iscka iscka" w:date="2026-04-27T13:12:00Z" w16du:dateUtc="2026-04-27T11:12:00Z">
                <w:pPr/>
              </w:pPrChange>
            </w:pPr>
            <w:r w:rsidRPr="00113901">
              <w:rPr>
                <w:rFonts w:ascii="Times New Roman" w:hAnsi="Times New Roman" w:cs="Times New Roman"/>
              </w:rPr>
              <w:t xml:space="preserve">Setup time (first </w:t>
            </w:r>
            <w:proofErr w:type="spellStart"/>
            <w:r w:rsidRPr="00113901">
              <w:rPr>
                <w:rFonts w:ascii="Times New Roman" w:hAnsi="Times New Roman" w:cs="Times New Roman"/>
              </w:rPr>
              <w:t>run</w:t>
            </w:r>
            <w:proofErr w:type="spellEnd"/>
            <w:r w:rsidRPr="00113901">
              <w:rPr>
                <w:rFonts w:ascii="Times New Roman" w:hAnsi="Times New Roman" w:cs="Times New Roman"/>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76D48F" w14:textId="77777777" w:rsidR="006A2195" w:rsidRPr="00113901" w:rsidRDefault="00FF5A73" w:rsidP="00113901">
            <w:pPr>
              <w:jc w:val="both"/>
              <w:rPr>
                <w:rFonts w:ascii="Times New Roman" w:hAnsi="Times New Roman" w:cs="Times New Roman"/>
              </w:rPr>
              <w:pPrChange w:id="192" w:author="Iscka iscka" w:date="2026-04-27T13:12:00Z" w16du:dateUtc="2026-04-27T11:12:00Z">
                <w:pPr/>
              </w:pPrChange>
            </w:pPr>
            <w:r w:rsidRPr="00113901">
              <w:rPr>
                <w:rFonts w:ascii="Times New Roman" w:hAnsi="Times New Roman" w:cs="Times New Roman"/>
              </w:rPr>
              <w:t>~15–20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C5676F" w14:textId="77777777" w:rsidR="006A2195" w:rsidRPr="00113901" w:rsidRDefault="00FF5A73" w:rsidP="00113901">
            <w:pPr>
              <w:jc w:val="both"/>
              <w:rPr>
                <w:rFonts w:ascii="Times New Roman" w:hAnsi="Times New Roman" w:cs="Times New Roman"/>
              </w:rPr>
              <w:pPrChange w:id="193" w:author="Iscka iscka" w:date="2026-04-27T13:12:00Z" w16du:dateUtc="2026-04-27T11:12:00Z">
                <w:pPr/>
              </w:pPrChange>
            </w:pPr>
            <w:r w:rsidRPr="00113901">
              <w:rPr>
                <w:rFonts w:ascii="Times New Roman" w:hAnsi="Times New Roman" w:cs="Times New Roman"/>
              </w:rPr>
              <w:t>~2–4 hours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1E0656" w14:textId="77777777" w:rsidR="006A2195" w:rsidRPr="00113901" w:rsidRDefault="00FF5A73" w:rsidP="00113901">
            <w:pPr>
              <w:jc w:val="both"/>
              <w:rPr>
                <w:rFonts w:ascii="Times New Roman" w:hAnsi="Times New Roman" w:cs="Times New Roman"/>
              </w:rPr>
              <w:pPrChange w:id="194" w:author="Iscka iscka" w:date="2026-04-27T13:12:00Z" w16du:dateUtc="2026-04-27T11:12:00Z">
                <w:pPr/>
              </w:pPrChange>
            </w:pPr>
            <w:r w:rsidRPr="00113901">
              <w:rPr>
                <w:rFonts w:ascii="Times New Roman" w:hAnsi="Times New Roman" w:cs="Times New Roman"/>
              </w:rPr>
              <w:t xml:space="preserve">LOREON </w:t>
            </w:r>
            <w:proofErr w:type="spellStart"/>
            <w:r w:rsidRPr="00113901">
              <w:rPr>
                <w:rFonts w:ascii="Times New Roman" w:hAnsi="Times New Roman" w:cs="Times New Roman"/>
              </w:rPr>
              <w:t>strongly</w:t>
            </w:r>
            <w:proofErr w:type="spellEnd"/>
            <w:r w:rsidRPr="00113901">
              <w:rPr>
                <w:rFonts w:ascii="Times New Roman" w:hAnsi="Times New Roman" w:cs="Times New Roman"/>
              </w:rPr>
              <w:t xml:space="preserve"> </w:t>
            </w:r>
            <w:proofErr w:type="spellStart"/>
            <w:r w:rsidRPr="00113901">
              <w:rPr>
                <w:rFonts w:ascii="Times New Roman" w:hAnsi="Times New Roman" w:cs="Times New Roman"/>
              </w:rPr>
              <w:t>preferred</w:t>
            </w:r>
            <w:proofErr w:type="spellEnd"/>
          </w:p>
        </w:tc>
      </w:tr>
    </w:tbl>
    <w:p w14:paraId="44BE013D" w14:textId="77777777" w:rsidR="006A2195" w:rsidRPr="00113901" w:rsidRDefault="006A2195" w:rsidP="00113901">
      <w:pPr>
        <w:spacing w:before="200" w:after="200"/>
        <w:jc w:val="both"/>
        <w:rPr>
          <w:rFonts w:ascii="Times New Roman" w:hAnsi="Times New Roman" w:cs="Times New Roman"/>
        </w:rPr>
        <w:pPrChange w:id="195" w:author="Iscka iscka" w:date="2026-04-27T13:12:00Z" w16du:dateUtc="2026-04-27T11:12:00Z">
          <w:pPr>
            <w:spacing w:before="200" w:after="200"/>
          </w:pPr>
        </w:pPrChange>
      </w:pPr>
    </w:p>
    <w:p w14:paraId="48424DA9" w14:textId="77777777" w:rsidR="006A2195" w:rsidRPr="00113901" w:rsidRDefault="00FF5A73" w:rsidP="00113901">
      <w:pPr>
        <w:spacing w:before="80" w:after="80" w:line="276" w:lineRule="auto"/>
        <w:jc w:val="both"/>
        <w:rPr>
          <w:rFonts w:ascii="Times New Roman" w:hAnsi="Times New Roman" w:cs="Times New Roman"/>
          <w:lang w:val="en-GB"/>
        </w:rPr>
        <w:pPrChange w:id="196"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The most striking difference is in orchestration overhead. EPI2ME's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-based architecture incurs a fixed overhead of ~123.5 s per run, regardless of dataset size, for JVM initialisation, Groovy/DSL2 DAG compilation,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process management, database download, </w:t>
      </w:r>
      <w:proofErr w:type="spellStart"/>
      <w:r w:rsidRPr="00113901">
        <w:rPr>
          <w:rFonts w:ascii="Times New Roman" w:hAnsi="Times New Roman" w:cs="Times New Roman"/>
          <w:lang w:val="en-GB"/>
        </w:rPr>
        <w:t>fastcat</w:t>
      </w:r>
      <w:proofErr w:type="spellEnd"/>
      <w:r w:rsidRPr="00113901">
        <w:rPr>
          <w:rFonts w:ascii="Times New Roman" w:hAnsi="Times New Roman" w:cs="Times New Roman"/>
          <w:lang w:val="en-GB"/>
        </w:rPr>
        <w:t xml:space="preserve"> read ingestion, taxonomy assignment, and report generation. LOREON's Python multiprocessing orchestrator reduces this to 3.8 s (32-fold reduction). This overhead disparity is most impactful on small datasets and repeated analyses, where the fixed cost of the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JVM bootstrap becomes a disproportionate fraction of total runtime.</w:t>
      </w:r>
    </w:p>
    <w:p w14:paraId="32AA37B1" w14:textId="77777777" w:rsidR="006A2195" w:rsidRPr="00113901" w:rsidRDefault="00FF5A73" w:rsidP="00113901">
      <w:pPr>
        <w:spacing w:before="80" w:after="80" w:line="276" w:lineRule="auto"/>
        <w:jc w:val="both"/>
        <w:rPr>
          <w:rFonts w:ascii="Times New Roman" w:hAnsi="Times New Roman" w:cs="Times New Roman"/>
          <w:lang w:val="en-GB"/>
        </w:rPr>
        <w:pPrChange w:id="197"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Memory consumption differences are also significant from a practical standpoint. EPI2ME's minimap2 process peaked at 5.2 GB RSS, compared with LOREON's 3.73 GB—a 1.4-fold difference likely attributable to different minimap2 index loading and buffer management strategies. The EPI2ME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orchestrator itself consumed approximately 438 MB (</w:t>
      </w:r>
      <w:proofErr w:type="spellStart"/>
      <w:r w:rsidRPr="00113901">
        <w:rPr>
          <w:rFonts w:ascii="Times New Roman" w:hAnsi="Times New Roman" w:cs="Times New Roman"/>
          <w:lang w:val="en-GB"/>
        </w:rPr>
        <w:t>makeReport</w:t>
      </w:r>
      <w:proofErr w:type="spellEnd"/>
      <w:r w:rsidRPr="00113901">
        <w:rPr>
          <w:rFonts w:ascii="Times New Roman" w:hAnsi="Times New Roman" w:cs="Times New Roman"/>
          <w:lang w:val="en-GB"/>
        </w:rPr>
        <w:t xml:space="preserve"> step peak), compared to LOREON's 155 MB Python process. On a standard consumer laptop with 8 GB of RAM, this difference may be the deciding factor between a successful run and an out-of-memory failure, particularly when other applications are running concurrently.</w:t>
      </w:r>
    </w:p>
    <w:p w14:paraId="47275F56" w14:textId="77777777" w:rsidR="006A2195" w:rsidRPr="00113901" w:rsidRDefault="00FF5A73" w:rsidP="00113901">
      <w:pPr>
        <w:spacing w:before="80" w:after="80" w:line="276" w:lineRule="auto"/>
        <w:jc w:val="both"/>
        <w:rPr>
          <w:rFonts w:ascii="Times New Roman" w:hAnsi="Times New Roman" w:cs="Times New Roman"/>
          <w:lang w:val="en-GB"/>
        </w:rPr>
        <w:pPrChange w:id="198" w:author="Iscka iscka" w:date="2026-04-27T13:12:00Z" w16du:dateUtc="2026-04-27T11:12:00Z">
          <w:pPr>
            <w:spacing w:before="80" w:after="80" w:line="276" w:lineRule="auto"/>
          </w:pPr>
        </w:pPrChange>
      </w:pPr>
      <w:r w:rsidRPr="00113901">
        <w:rPr>
          <w:rFonts w:ascii="Times New Roman" w:hAnsi="Times New Roman" w:cs="Times New Roman"/>
          <w:lang w:val="en-GB"/>
        </w:rPr>
        <w:t>Regarding mapping coverage, LOREON mapped all 958,646 of the 958,655 input reads (100.0%) with no quality filters applied, compared to EPI2ME's 937,342 reads (97.8%). The 21,313-read difference reflects EPI2ME's default active quality filters (minimum percent identity 10%, reference coverage 10%, length filter 800–2,000 bp). In a fully equivalent configuration with matched filters, mapping rates would be expected to be statistically indistinguishable, as both tools use essentially the same minimap2 version (2.28-r1221 vs. 2.28-r1209) and the map-</w:t>
      </w:r>
      <w:proofErr w:type="spellStart"/>
      <w:r w:rsidRPr="00113901">
        <w:rPr>
          <w:rFonts w:ascii="Times New Roman" w:hAnsi="Times New Roman" w:cs="Times New Roman"/>
          <w:lang w:val="en-GB"/>
        </w:rPr>
        <w:t>ont</w:t>
      </w:r>
      <w:proofErr w:type="spellEnd"/>
      <w:r w:rsidRPr="00113901">
        <w:rPr>
          <w:rFonts w:ascii="Times New Roman" w:hAnsi="Times New Roman" w:cs="Times New Roman"/>
          <w:lang w:val="en-GB"/>
        </w:rPr>
        <w:t xml:space="preserve"> preset.</w:t>
      </w:r>
    </w:p>
    <w:p w14:paraId="4C813E82" w14:textId="77777777" w:rsidR="006A2195" w:rsidRPr="00113901" w:rsidRDefault="00FF5A73" w:rsidP="00113901">
      <w:pPr>
        <w:spacing w:before="80" w:after="80" w:line="276" w:lineRule="auto"/>
        <w:jc w:val="both"/>
        <w:rPr>
          <w:rFonts w:ascii="Times New Roman" w:hAnsi="Times New Roman" w:cs="Times New Roman"/>
          <w:lang w:val="en-GB"/>
        </w:rPr>
        <w:pPrChange w:id="199"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The OTU aggregation step merits particular attention. EPI2ME's </w:t>
      </w:r>
      <w:proofErr w:type="spellStart"/>
      <w:r w:rsidRPr="00113901">
        <w:rPr>
          <w:rFonts w:ascii="Times New Roman" w:hAnsi="Times New Roman" w:cs="Times New Roman"/>
          <w:i/>
          <w:iCs/>
          <w:lang w:val="en-GB"/>
        </w:rPr>
        <w:t>createAbundanceTables</w:t>
      </w:r>
      <w:proofErr w:type="spellEnd"/>
      <w:r w:rsidRPr="00113901">
        <w:rPr>
          <w:rFonts w:ascii="Times New Roman" w:hAnsi="Times New Roman" w:cs="Times New Roman"/>
          <w:lang w:val="en-GB"/>
        </w:rPr>
        <w:t xml:space="preserv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task consumed 14.5 s and 397 MB of memory. LOREON's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 xml:space="preserve"> aggregation completed the equivalent operation in 0.21 s (57-fold faster) and 23 MB (17-fold less memory). This advantage scales with dataset size: for large-scale studies with tens of millions of reads and thousands of OTUs, the difference </w:t>
      </w:r>
      <w:r w:rsidRPr="00113901">
        <w:rPr>
          <w:rFonts w:ascii="Times New Roman" w:hAnsi="Times New Roman" w:cs="Times New Roman"/>
          <w:lang w:val="en-GB"/>
        </w:rPr>
        <w:lastRenderedPageBreak/>
        <w:t>between a seconds-scale and tens-of-seconds-scale aggregation becomes important for iterative re-analysis workflows.</w:t>
      </w:r>
    </w:p>
    <w:p w14:paraId="1547DA05" w14:textId="77777777" w:rsidR="006A2195" w:rsidRPr="00113901" w:rsidRDefault="006A2195" w:rsidP="00113901">
      <w:pPr>
        <w:spacing w:before="120" w:after="120"/>
        <w:jc w:val="both"/>
        <w:rPr>
          <w:rFonts w:ascii="Times New Roman" w:hAnsi="Times New Roman" w:cs="Times New Roman"/>
          <w:lang w:val="en-GB"/>
        </w:rPr>
        <w:pPrChange w:id="200" w:author="Iscka iscka" w:date="2026-04-27T13:12:00Z" w16du:dateUtc="2026-04-27T11:12:00Z">
          <w:pPr>
            <w:spacing w:before="120" w:after="120"/>
          </w:pPr>
        </w:pPrChange>
      </w:pPr>
    </w:p>
    <w:p w14:paraId="0083AEAA" w14:textId="77777777" w:rsidR="006A2195" w:rsidRPr="00113901" w:rsidRDefault="00FF5A73" w:rsidP="00113901">
      <w:pPr>
        <w:spacing w:before="80" w:after="40"/>
        <w:jc w:val="both"/>
        <w:rPr>
          <w:rFonts w:ascii="Times New Roman" w:hAnsi="Times New Roman" w:cs="Times New Roman"/>
          <w:lang w:val="en-GB"/>
        </w:rPr>
        <w:pPrChange w:id="201" w:author="Iscka iscka" w:date="2026-04-27T13:12:00Z" w16du:dateUtc="2026-04-27T11:12:00Z">
          <w:pPr>
            <w:spacing w:before="80" w:after="40"/>
          </w:pPr>
        </w:pPrChange>
      </w:pPr>
      <w:r w:rsidRPr="00113901">
        <w:rPr>
          <w:rFonts w:ascii="Times New Roman" w:hAnsi="Times New Roman" w:cs="Times New Roman"/>
          <w:noProof/>
        </w:rPr>
        <w:drawing>
          <wp:anchor distT="0" distB="0" distL="114300" distR="114300" simplePos="0" relativeHeight="251658240" behindDoc="0" locked="0" layoutInCell="1" allowOverlap="1" wp14:anchorId="3BEDA4FC" wp14:editId="28144CC4">
            <wp:simplePos x="0" y="0"/>
            <wp:positionH relativeFrom="column">
              <wp:posOffset>137160</wp:posOffset>
            </wp:positionH>
            <wp:positionV relativeFrom="paragraph">
              <wp:posOffset>67310</wp:posOffset>
            </wp:positionV>
            <wp:extent cx="3467100" cy="2533650"/>
            <wp:effectExtent l="0" t="0" r="0" b="0"/>
            <wp:wrapSquare wrapText="bothSides"/>
            <wp:docPr id="601224515" name="Figure 6a - EPI2ME Wall Time" descr="Figure 6a - EPI2ME Wall Time" title="Figure 6a - EPI2ME Wal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7100" cy="2533650"/>
                    </a:xfrm>
                    <a:prstGeom prst="rect">
                      <a:avLst/>
                    </a:prstGeom>
                  </pic:spPr>
                </pic:pic>
              </a:graphicData>
            </a:graphic>
          </wp:anchor>
        </w:drawing>
      </w:r>
    </w:p>
    <w:p w14:paraId="56D04FC0" w14:textId="77777777" w:rsidR="006A2195" w:rsidRPr="00113901" w:rsidRDefault="00FF5A73" w:rsidP="00113901">
      <w:pPr>
        <w:spacing w:before="40" w:after="60"/>
        <w:jc w:val="both"/>
        <w:rPr>
          <w:rFonts w:ascii="Times New Roman" w:hAnsi="Times New Roman" w:cs="Times New Roman"/>
        </w:rPr>
        <w:pPrChange w:id="202" w:author="Iscka iscka" w:date="2026-04-27T13:12:00Z" w16du:dateUtc="2026-04-27T11:12:00Z">
          <w:pPr>
            <w:spacing w:before="40" w:after="60"/>
          </w:pPr>
        </w:pPrChange>
      </w:pPr>
      <w:r w:rsidRPr="00113901">
        <w:rPr>
          <w:rFonts w:ascii="Times New Roman" w:hAnsi="Times New Roman" w:cs="Times New Roman"/>
          <w:noProof/>
        </w:rPr>
        <w:drawing>
          <wp:inline distT="0" distB="0" distL="0" distR="0" wp14:anchorId="5CEC23D3" wp14:editId="6A273063">
            <wp:extent cx="5334000" cy="3076575"/>
            <wp:effectExtent l="0" t="0" r="0" b="0"/>
            <wp:docPr id="875827137" name="Figure 6b - EPI2ME Peak RAM" descr="Figure 6b - EPI2ME Peak RAM" title="Figure 6b - EPI2ME Peak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76575"/>
                    </a:xfrm>
                    <a:prstGeom prst="rect">
                      <a:avLst/>
                    </a:prstGeom>
                  </pic:spPr>
                </pic:pic>
              </a:graphicData>
            </a:graphic>
          </wp:inline>
        </w:drawing>
      </w:r>
    </w:p>
    <w:p w14:paraId="10906819" w14:textId="77777777" w:rsidR="006A2195" w:rsidRPr="00113901" w:rsidRDefault="00FF5A73" w:rsidP="00113901">
      <w:pPr>
        <w:spacing w:before="60" w:after="200"/>
        <w:jc w:val="both"/>
        <w:rPr>
          <w:rFonts w:ascii="Times New Roman" w:hAnsi="Times New Roman" w:cs="Times New Roman"/>
          <w:lang w:val="en-GB"/>
        </w:rPr>
        <w:pPrChange w:id="203" w:author="Iscka iscka" w:date="2026-04-27T13:12:00Z" w16du:dateUtc="2026-04-27T11:12:00Z">
          <w:pPr>
            <w:spacing w:before="60" w:after="200"/>
          </w:pPr>
        </w:pPrChange>
      </w:pPr>
      <w:r w:rsidRPr="00113901">
        <w:rPr>
          <w:rFonts w:ascii="Times New Roman" w:hAnsi="Times New Roman" w:cs="Times New Roman"/>
          <w:i/>
          <w:iCs/>
          <w:color w:val="444444"/>
          <w:lang w:val="en-GB"/>
        </w:rPr>
        <w:t>Figure 6. LOREON versus EPI2ME wf-16s comparison on the MBARC 16S mock community dataset (958,655 reads, Apple M4 Pro 14-core, 24 GB RAM). (A) Wall time decomposition: mapping step (dark) versus orchestration overhead (light). LOREON's overhead is 32-fold lower. (B) Peak RSS memory: minimap2 process and orchestrator process for each tool. LOREON consumes 1.4× less minimap2 memory and 2.8× less orchestrator memory.</w:t>
      </w:r>
    </w:p>
    <w:p w14:paraId="0EF642E1" w14:textId="77777777" w:rsidR="006A2195" w:rsidRPr="00113901" w:rsidRDefault="006A2195" w:rsidP="00113901">
      <w:pPr>
        <w:spacing w:before="80" w:after="80"/>
        <w:jc w:val="both"/>
        <w:rPr>
          <w:rFonts w:ascii="Times New Roman" w:hAnsi="Times New Roman" w:cs="Times New Roman"/>
          <w:lang w:val="en-GB"/>
        </w:rPr>
        <w:pPrChange w:id="204" w:author="Iscka iscka" w:date="2026-04-27T13:12:00Z" w16du:dateUtc="2026-04-27T11:12:00Z">
          <w:pPr>
            <w:spacing w:before="80" w:after="80"/>
          </w:pPr>
        </w:pPrChange>
      </w:pPr>
    </w:p>
    <w:p w14:paraId="64AFDEE6" w14:textId="77777777" w:rsidR="006A2195" w:rsidRPr="00113901" w:rsidRDefault="006A2195" w:rsidP="00113901">
      <w:pPr>
        <w:spacing w:before="80" w:after="80"/>
        <w:jc w:val="both"/>
        <w:rPr>
          <w:rFonts w:ascii="Times New Roman" w:hAnsi="Times New Roman" w:cs="Times New Roman"/>
          <w:lang w:val="en-GB"/>
        </w:rPr>
        <w:pPrChange w:id="205" w:author="Iscka iscka" w:date="2026-04-27T13:12:00Z" w16du:dateUtc="2026-04-27T11:12:00Z">
          <w:pPr>
            <w:spacing w:before="80" w:after="80"/>
          </w:pPr>
        </w:pPrChange>
      </w:pPr>
    </w:p>
    <w:p w14:paraId="4A070867" w14:textId="77777777" w:rsidR="006A2195" w:rsidRPr="00113901" w:rsidRDefault="00FF5A73" w:rsidP="00113901">
      <w:pPr>
        <w:pStyle w:val="Titolo2"/>
        <w:jc w:val="both"/>
        <w:rPr>
          <w:rFonts w:ascii="Times New Roman" w:hAnsi="Times New Roman" w:cs="Times New Roman"/>
          <w:sz w:val="22"/>
          <w:szCs w:val="22"/>
          <w:lang w:val="en-GB"/>
        </w:rPr>
        <w:pPrChange w:id="206" w:author="Iscka iscka" w:date="2026-04-27T13:12:00Z" w16du:dateUtc="2026-04-27T11:12:00Z">
          <w:pPr>
            <w:pStyle w:val="Titolo2"/>
          </w:pPr>
        </w:pPrChange>
      </w:pPr>
      <w:r w:rsidRPr="00113901">
        <w:rPr>
          <w:rFonts w:ascii="Times New Roman" w:hAnsi="Times New Roman" w:cs="Times New Roman"/>
          <w:sz w:val="22"/>
          <w:szCs w:val="22"/>
          <w:lang w:val="en-GB"/>
        </w:rPr>
        <w:t>3.4 Accessibility and Learning Curve</w:t>
      </w:r>
    </w:p>
    <w:p w14:paraId="0ADA3203" w14:textId="77777777" w:rsidR="006A2195" w:rsidRPr="00113901" w:rsidRDefault="00FF5A73" w:rsidP="00113901">
      <w:pPr>
        <w:spacing w:before="80" w:after="80" w:line="276" w:lineRule="auto"/>
        <w:jc w:val="both"/>
        <w:rPr>
          <w:rFonts w:ascii="Times New Roman" w:hAnsi="Times New Roman" w:cs="Times New Roman"/>
          <w:lang w:val="en-GB"/>
        </w:rPr>
        <w:pPrChange w:id="207"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A defining feature of LOREON relative to alternative tools is its accessibility for users without bioinformatics training. The hardware summary table (Figure 7) contextualises the benchmark results within the diversity of laboratory hardware, while Supplementary Table S1 provides a detailed </w:t>
      </w:r>
      <w:r w:rsidRPr="00113901">
        <w:rPr>
          <w:rFonts w:ascii="Times New Roman" w:hAnsi="Times New Roman" w:cs="Times New Roman"/>
          <w:lang w:val="en-GB"/>
        </w:rPr>
        <w:lastRenderedPageBreak/>
        <w:t>comparison of prerequisites, installation steps, and time-to-</w:t>
      </w:r>
      <w:proofErr w:type="gramStart"/>
      <w:r w:rsidRPr="00113901">
        <w:rPr>
          <w:rFonts w:ascii="Times New Roman" w:hAnsi="Times New Roman" w:cs="Times New Roman"/>
          <w:lang w:val="en-GB"/>
        </w:rPr>
        <w:t>first-result</w:t>
      </w:r>
      <w:proofErr w:type="gramEnd"/>
      <w:r w:rsidRPr="00113901">
        <w:rPr>
          <w:rFonts w:ascii="Times New Roman" w:hAnsi="Times New Roman" w:cs="Times New Roman"/>
          <w:lang w:val="en-GB"/>
        </w:rPr>
        <w:t xml:space="preserve"> for LOREON versus a representative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pipeline.</w:t>
      </w:r>
    </w:p>
    <w:p w14:paraId="6FBD415A" w14:textId="77777777" w:rsidR="006A2195" w:rsidRPr="00113901" w:rsidRDefault="006A2195" w:rsidP="00113901">
      <w:pPr>
        <w:spacing w:before="120" w:after="120"/>
        <w:jc w:val="both"/>
        <w:rPr>
          <w:rFonts w:ascii="Times New Roman" w:hAnsi="Times New Roman" w:cs="Times New Roman"/>
          <w:lang w:val="en-GB"/>
        </w:rPr>
        <w:pPrChange w:id="208" w:author="Iscka iscka" w:date="2026-04-27T13:12:00Z" w16du:dateUtc="2026-04-27T11:12:00Z">
          <w:pPr>
            <w:spacing w:before="120" w:after="120"/>
          </w:pPr>
        </w:pPrChange>
      </w:pPr>
    </w:p>
    <w:p w14:paraId="4A81169A" w14:textId="77777777" w:rsidR="006A2195" w:rsidRPr="00113901" w:rsidRDefault="00FF5A73" w:rsidP="00113901">
      <w:pPr>
        <w:spacing w:before="80" w:after="60"/>
        <w:jc w:val="both"/>
        <w:rPr>
          <w:rFonts w:ascii="Times New Roman" w:hAnsi="Times New Roman" w:cs="Times New Roman"/>
        </w:rPr>
        <w:pPrChange w:id="209" w:author="Iscka iscka" w:date="2026-04-27T13:12:00Z" w16du:dateUtc="2026-04-27T11:12:00Z">
          <w:pPr>
            <w:spacing w:before="80" w:after="60"/>
          </w:pPr>
        </w:pPrChange>
      </w:pPr>
      <w:r w:rsidRPr="00113901">
        <w:rPr>
          <w:rFonts w:ascii="Times New Roman" w:hAnsi="Times New Roman" w:cs="Times New Roman"/>
          <w:noProof/>
        </w:rPr>
        <w:drawing>
          <wp:inline distT="0" distB="0" distL="0" distR="0" wp14:anchorId="7C7844E4" wp14:editId="2CF7D37E">
            <wp:extent cx="5334000" cy="1047750"/>
            <wp:effectExtent l="0" t="0" r="0" b="0"/>
            <wp:docPr id="428405794" name="Figure 7 - Hardware Summary Table" descr="Figure 7 - Hardware Summary Table" title="Figure 7 - Hardware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047750"/>
                    </a:xfrm>
                    <a:prstGeom prst="rect">
                      <a:avLst/>
                    </a:prstGeom>
                  </pic:spPr>
                </pic:pic>
              </a:graphicData>
            </a:graphic>
          </wp:inline>
        </w:drawing>
      </w:r>
    </w:p>
    <w:p w14:paraId="554CE3FE" w14:textId="77777777" w:rsidR="006A2195" w:rsidRPr="00113901" w:rsidRDefault="00FF5A73" w:rsidP="00113901">
      <w:pPr>
        <w:spacing w:before="60" w:after="200"/>
        <w:jc w:val="both"/>
        <w:rPr>
          <w:rFonts w:ascii="Times New Roman" w:hAnsi="Times New Roman" w:cs="Times New Roman"/>
          <w:lang w:val="en-GB"/>
        </w:rPr>
        <w:pPrChange w:id="210" w:author="Iscka iscka" w:date="2026-04-27T13:12:00Z" w16du:dateUtc="2026-04-27T11:12:00Z">
          <w:pPr>
            <w:spacing w:before="60" w:after="200"/>
          </w:pPr>
        </w:pPrChange>
      </w:pPr>
      <w:r w:rsidRPr="00113901">
        <w:rPr>
          <w:rFonts w:ascii="Times New Roman" w:hAnsi="Times New Roman" w:cs="Times New Roman"/>
          <w:i/>
          <w:iCs/>
          <w:color w:val="444444"/>
          <w:lang w:val="en-GB"/>
        </w:rPr>
        <w:t>Figure 7. Hardware specifications summary for the three benchmarked platforms. All three represent hardware commonly available in academic and industrial microbiology laboratories without HPC infrastructure.</w:t>
      </w:r>
    </w:p>
    <w:p w14:paraId="01D35D25" w14:textId="77777777" w:rsidR="006A2195" w:rsidRPr="00113901" w:rsidRDefault="006A2195" w:rsidP="00113901">
      <w:pPr>
        <w:spacing w:before="80" w:after="80"/>
        <w:jc w:val="both"/>
        <w:rPr>
          <w:rFonts w:ascii="Times New Roman" w:hAnsi="Times New Roman" w:cs="Times New Roman"/>
          <w:lang w:val="en-GB"/>
        </w:rPr>
        <w:pPrChange w:id="211" w:author="Iscka iscka" w:date="2026-04-27T13:12:00Z" w16du:dateUtc="2026-04-27T11:12:00Z">
          <w:pPr>
            <w:spacing w:before="80" w:after="80"/>
          </w:pPr>
        </w:pPrChange>
      </w:pPr>
    </w:p>
    <w:p w14:paraId="24A90E10" w14:textId="77777777" w:rsidR="006A2195" w:rsidRPr="00113901" w:rsidRDefault="00FF5A73" w:rsidP="00113901">
      <w:pPr>
        <w:spacing w:before="80" w:after="80" w:line="276" w:lineRule="auto"/>
        <w:jc w:val="both"/>
        <w:rPr>
          <w:rFonts w:ascii="Times New Roman" w:hAnsi="Times New Roman" w:cs="Times New Roman"/>
          <w:lang w:val="en-GB"/>
        </w:rPr>
        <w:pPrChange w:id="212"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Installation of LOREON requires a single platform-specific installer (DMG for macOS, DEB for Ubuntu, EXE for Windows) plus installation of minimap2 and </w:t>
      </w:r>
      <w:proofErr w:type="spellStart"/>
      <w:r w:rsidRPr="00113901">
        <w:rPr>
          <w:rFonts w:ascii="Times New Roman" w:hAnsi="Times New Roman" w:cs="Times New Roman"/>
          <w:lang w:val="en-GB"/>
        </w:rPr>
        <w:t>samtools</w:t>
      </w:r>
      <w:proofErr w:type="spellEnd"/>
      <w:r w:rsidRPr="00113901">
        <w:rPr>
          <w:rFonts w:ascii="Times New Roman" w:hAnsi="Times New Roman" w:cs="Times New Roman"/>
          <w:lang w:val="en-GB"/>
        </w:rPr>
        <w:t xml:space="preserve">—two widely available bioinformatics tools available via a single </w:t>
      </w:r>
      <w:proofErr w:type="spellStart"/>
      <w:r w:rsidRPr="00113901">
        <w:rPr>
          <w:rFonts w:ascii="Times New Roman" w:hAnsi="Times New Roman" w:cs="Times New Roman"/>
          <w:i/>
          <w:iCs/>
          <w:lang w:val="en-GB"/>
        </w:rPr>
        <w:t>conda</w:t>
      </w:r>
      <w:proofErr w:type="spellEnd"/>
      <w:r w:rsidRPr="00113901">
        <w:rPr>
          <w:rFonts w:ascii="Times New Roman" w:hAnsi="Times New Roman" w:cs="Times New Roman"/>
          <w:i/>
          <w:iCs/>
          <w:lang w:val="en-GB"/>
        </w:rPr>
        <w:t xml:space="preserve"> install</w:t>
      </w:r>
      <w:r w:rsidRPr="00113901">
        <w:rPr>
          <w:rFonts w:ascii="Times New Roman" w:hAnsi="Times New Roman" w:cs="Times New Roman"/>
          <w:lang w:val="en-GB"/>
        </w:rPr>
        <w:t xml:space="preserve"> or </w:t>
      </w:r>
      <w:r w:rsidRPr="00113901">
        <w:rPr>
          <w:rFonts w:ascii="Times New Roman" w:hAnsi="Times New Roman" w:cs="Times New Roman"/>
          <w:i/>
          <w:iCs/>
          <w:lang w:val="en-GB"/>
        </w:rPr>
        <w:t>apt install</w:t>
      </w:r>
      <w:r w:rsidRPr="00113901">
        <w:rPr>
          <w:rFonts w:ascii="Times New Roman" w:hAnsi="Times New Roman" w:cs="Times New Roman"/>
          <w:lang w:val="en-GB"/>
        </w:rPr>
        <w:t xml:space="preserve"> command on macOS and </w:t>
      </w:r>
      <w:proofErr w:type="gramStart"/>
      <w:r w:rsidRPr="00113901">
        <w:rPr>
          <w:rFonts w:ascii="Times New Roman" w:hAnsi="Times New Roman" w:cs="Times New Roman"/>
          <w:lang w:val="en-GB"/>
        </w:rPr>
        <w:t>Linux, and</w:t>
      </w:r>
      <w:proofErr w:type="gramEnd"/>
      <w:r w:rsidRPr="00113901">
        <w:rPr>
          <w:rFonts w:ascii="Times New Roman" w:hAnsi="Times New Roman" w:cs="Times New Roman"/>
          <w:lang w:val="en-GB"/>
        </w:rPr>
        <w:t xml:space="preserve"> bundled automatically within the Docker container used on Windows. At first launch, LOREON automatically creates an isolated Python virtual environment containing all required libraries (</w:t>
      </w:r>
      <w:proofErr w:type="spellStart"/>
      <w:r w:rsidRPr="00113901">
        <w:rPr>
          <w:rFonts w:ascii="Times New Roman" w:hAnsi="Times New Roman" w:cs="Times New Roman"/>
          <w:lang w:val="en-GB"/>
        </w:rPr>
        <w:t>BioPython</w:t>
      </w:r>
      <w:proofErr w:type="spellEnd"/>
      <w:r w:rsidRPr="00113901">
        <w:rPr>
          <w:rFonts w:ascii="Times New Roman" w:hAnsi="Times New Roman" w:cs="Times New Roman"/>
          <w:lang w:val="en-GB"/>
        </w:rPr>
        <w:t xml:space="preserve">, pandas,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lang w:val="en-GB"/>
        </w:rPr>
        <w:t>, Plotly, Jinja2), requiring only Python ≥3.8 to be present on the host system. Time to first successful analysis from a fresh installation is approximately 15–20 minutes on all three platforms, including software installation and initial pipeline configuration.</w:t>
      </w:r>
    </w:p>
    <w:p w14:paraId="048D4972" w14:textId="77777777" w:rsidR="006A2195" w:rsidRPr="00113901" w:rsidRDefault="00FF5A73" w:rsidP="00113901">
      <w:pPr>
        <w:spacing w:before="80" w:after="80" w:line="276" w:lineRule="auto"/>
        <w:jc w:val="both"/>
        <w:rPr>
          <w:rFonts w:ascii="Times New Roman" w:hAnsi="Times New Roman" w:cs="Times New Roman"/>
          <w:lang w:val="en-GB"/>
        </w:rPr>
        <w:pPrChange w:id="213"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In contrast, deploying a representative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-based ONT metabarcoding pipeline requires installation of Java 11+ (JDK), the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runtime, Docker or Singularity, Git, and optionally Conda/Mamba, followed by cloning the pipeline repository, configuring a </w:t>
      </w:r>
      <w:proofErr w:type="spellStart"/>
      <w:r w:rsidRPr="00113901">
        <w:rPr>
          <w:rFonts w:ascii="Times New Roman" w:hAnsi="Times New Roman" w:cs="Times New Roman"/>
          <w:i/>
          <w:iCs/>
          <w:lang w:val="en-GB"/>
        </w:rPr>
        <w:t>nextflow.config</w:t>
      </w:r>
      <w:proofErr w:type="spellEnd"/>
      <w:r w:rsidRPr="00113901">
        <w:rPr>
          <w:rFonts w:ascii="Times New Roman" w:hAnsi="Times New Roman" w:cs="Times New Roman"/>
          <w:lang w:val="en-GB"/>
        </w:rPr>
        <w:t xml:space="preserve"> file with executor profiles, preparing a </w:t>
      </w:r>
      <w:proofErr w:type="spellStart"/>
      <w:r w:rsidRPr="00113901">
        <w:rPr>
          <w:rFonts w:ascii="Times New Roman" w:hAnsi="Times New Roman" w:cs="Times New Roman"/>
          <w:lang w:val="en-GB"/>
        </w:rPr>
        <w:t>samplesheet</w:t>
      </w:r>
      <w:proofErr w:type="spellEnd"/>
      <w:r w:rsidRPr="00113901">
        <w:rPr>
          <w:rFonts w:ascii="Times New Roman" w:hAnsi="Times New Roman" w:cs="Times New Roman"/>
          <w:lang w:val="en-GB"/>
        </w:rPr>
        <w:t xml:space="preserve"> CSV, and downloading or configuring reference databases. The entire process typically requires 2–4 hours for a user with prior experience, and 1–2 days for a user encountering these tools for the first time. A user with no prior bioinformatics exposure cannot realistically achieve independent pipeline operation without dedicated training sessions. LOREON eliminates this barrier entirely through its graphical point-and-click interface: input folder, database file, output folder, three parameter sliders, and a START button.</w:t>
      </w:r>
    </w:p>
    <w:p w14:paraId="3B47456C" w14:textId="77777777" w:rsidR="006A2195" w:rsidRPr="00113901" w:rsidRDefault="006A2195" w:rsidP="00113901">
      <w:pPr>
        <w:spacing w:before="80" w:after="80"/>
        <w:jc w:val="both"/>
        <w:rPr>
          <w:rFonts w:ascii="Times New Roman" w:hAnsi="Times New Roman" w:cs="Times New Roman"/>
          <w:b/>
          <w:bCs/>
          <w:lang w:val="en-GB"/>
        </w:rPr>
        <w:pPrChange w:id="214" w:author="Iscka iscka" w:date="2026-04-27T13:12:00Z" w16du:dateUtc="2026-04-27T11:12:00Z">
          <w:pPr>
            <w:spacing w:before="80" w:after="80"/>
          </w:pPr>
        </w:pPrChange>
      </w:pPr>
    </w:p>
    <w:p w14:paraId="74E831DB" w14:textId="77777777" w:rsidR="00360467" w:rsidRPr="00113901" w:rsidRDefault="00296230" w:rsidP="00113901">
      <w:pPr>
        <w:jc w:val="both"/>
        <w:rPr>
          <w:rFonts w:ascii="Times New Roman" w:hAnsi="Times New Roman" w:cs="Times New Roman"/>
          <w:lang w:val="en-GB"/>
        </w:rPr>
        <w:pPrChange w:id="215" w:author="Iscka iscka" w:date="2026-04-27T13:12:00Z" w16du:dateUtc="2026-04-27T11:12:00Z">
          <w:pPr/>
        </w:pPrChange>
      </w:pPr>
      <w:r w:rsidRPr="00113901">
        <w:rPr>
          <w:rFonts w:ascii="Times New Roman" w:hAnsi="Times New Roman" w:cs="Times New Roman"/>
          <w:b/>
          <w:bCs/>
          <w:color w:val="215E99" w:themeColor="text2" w:themeTint="BF"/>
          <w:lang w:val="en-GB"/>
        </w:rPr>
        <w:t>4. Discussion</w:t>
      </w:r>
      <w:r w:rsidR="00F5469D" w:rsidRPr="00113901">
        <w:rPr>
          <w:rFonts w:ascii="Times New Roman" w:hAnsi="Times New Roman" w:cs="Times New Roman"/>
          <w:b/>
          <w:bCs/>
          <w:lang w:val="en-GB"/>
        </w:rPr>
        <w:br/>
      </w:r>
      <w:r w:rsidR="00360467" w:rsidRPr="00113901">
        <w:rPr>
          <w:rFonts w:ascii="Times New Roman" w:hAnsi="Times New Roman" w:cs="Times New Roman"/>
          <w:lang w:val="en-GB"/>
        </w:rPr>
        <w:t>Metabarcoding has become a central approach for profiling microbial communities across a wide range of applications, spanning clinical diagnostics, environmental monitoring, and industrial processes</w:t>
      </w:r>
      <w:r w:rsidR="00360467" w:rsidRPr="00113901">
        <w:rPr>
          <w:rFonts w:ascii="Times New Roman" w:hAnsi="Times New Roman" w:cs="Times New Roman"/>
          <w:i/>
          <w:lang w:val="en-GB"/>
        </w:rPr>
        <w:t xml:space="preserve"> (Tedersoo et al., 2022; Deiner et al., 2017)</w:t>
      </w:r>
      <w:r w:rsidR="00360467" w:rsidRPr="00113901">
        <w:rPr>
          <w:rFonts w:ascii="Times New Roman" w:hAnsi="Times New Roman" w:cs="Times New Roman"/>
          <w:vertAlign w:val="superscript"/>
          <w:lang w:val="en-GB"/>
        </w:rPr>
        <w:t>7,2</w:t>
      </w:r>
      <w:r w:rsidR="00360467" w:rsidRPr="00113901">
        <w:rPr>
          <w:rFonts w:ascii="Times New Roman" w:hAnsi="Times New Roman" w:cs="Times New Roman"/>
          <w:lang w:val="en-GB"/>
        </w:rPr>
        <w:t>. The combination of taxonomic marker genes, such as ITS and 16S rRNA, with high-throughput sequencing has enabled scalable and cost-effective characterization of complex ecosystems. More recently, the emergence of long-read sequencing technologies has further expanded the potential of metabarcoding by enabling the analysis of extended genomic regions, thereby improving taxonomic resolution</w:t>
      </w:r>
      <w:r w:rsidR="00360467" w:rsidRPr="00113901">
        <w:rPr>
          <w:rFonts w:ascii="Times New Roman" w:hAnsi="Times New Roman" w:cs="Times New Roman"/>
          <w:i/>
          <w:lang w:val="en-GB"/>
        </w:rPr>
        <w:t xml:space="preserve"> (Heeger et al., 2018; Conti et al., 2023)</w:t>
      </w:r>
      <w:r w:rsidR="00360467" w:rsidRPr="00113901">
        <w:rPr>
          <w:rFonts w:ascii="Times New Roman" w:hAnsi="Times New Roman" w:cs="Times New Roman"/>
          <w:vertAlign w:val="superscript"/>
          <w:lang w:val="en-GB"/>
        </w:rPr>
        <w:t>8,27</w:t>
      </w:r>
      <w:r w:rsidR="00360467" w:rsidRPr="00113901">
        <w:rPr>
          <w:rFonts w:ascii="Times New Roman" w:hAnsi="Times New Roman" w:cs="Times New Roman"/>
          <w:lang w:val="en-GB"/>
        </w:rPr>
        <w:t>.</w:t>
      </w:r>
    </w:p>
    <w:p w14:paraId="0ACD909A" w14:textId="77777777" w:rsidR="00360467" w:rsidRPr="00113901" w:rsidRDefault="00360467" w:rsidP="00113901">
      <w:pPr>
        <w:jc w:val="both"/>
        <w:rPr>
          <w:rFonts w:ascii="Times New Roman" w:hAnsi="Times New Roman" w:cs="Times New Roman"/>
          <w:lang w:val="en-GB"/>
        </w:rPr>
        <w:pPrChange w:id="216" w:author="Iscka iscka" w:date="2026-04-27T13:12:00Z" w16du:dateUtc="2026-04-27T11:12:00Z">
          <w:pPr/>
        </w:pPrChange>
      </w:pPr>
    </w:p>
    <w:p w14:paraId="0B31291C" w14:textId="77777777" w:rsidR="00360467" w:rsidRPr="00113901" w:rsidRDefault="00360467" w:rsidP="00113901">
      <w:pPr>
        <w:jc w:val="both"/>
        <w:rPr>
          <w:rFonts w:ascii="Times New Roman" w:hAnsi="Times New Roman" w:cs="Times New Roman"/>
          <w:lang w:val="en-GB"/>
        </w:rPr>
        <w:pPrChange w:id="217" w:author="Iscka iscka" w:date="2026-04-27T13:12:00Z" w16du:dateUtc="2026-04-27T11:12:00Z">
          <w:pPr/>
        </w:pPrChange>
      </w:pPr>
      <w:r w:rsidRPr="00113901">
        <w:rPr>
          <w:rFonts w:ascii="Times New Roman" w:hAnsi="Times New Roman" w:cs="Times New Roman"/>
          <w:lang w:val="en-GB"/>
        </w:rPr>
        <w:t>Despite these advances, the analysis of metabarcoding data remains a major bottleneck. While sequencing platforms have become increasingly accessible, downstream bioinformatics workflows often require substantial computational resources, familiarity with command-line environments, and expertise in workflow management systems</w:t>
      </w:r>
      <w:r w:rsidRPr="00113901">
        <w:rPr>
          <w:rFonts w:ascii="Times New Roman" w:hAnsi="Times New Roman" w:cs="Times New Roman"/>
          <w:i/>
          <w:lang w:val="en-GB"/>
        </w:rPr>
        <w:t xml:space="preserve"> (Hakimzadeh et al., 2024; Wratten et al., 2021)</w:t>
      </w:r>
      <w:r w:rsidRPr="00113901">
        <w:rPr>
          <w:rFonts w:ascii="Times New Roman" w:hAnsi="Times New Roman" w:cs="Times New Roman"/>
          <w:vertAlign w:val="superscript"/>
          <w:lang w:val="en-GB"/>
        </w:rPr>
        <w:t>15,31</w:t>
      </w:r>
      <w:r w:rsidRPr="00113901">
        <w:rPr>
          <w:rFonts w:ascii="Times New Roman" w:hAnsi="Times New Roman" w:cs="Times New Roman"/>
          <w:lang w:val="en-GB"/>
        </w:rPr>
        <w:t>. This creates a disconnect between data generation and data interpretation, particularly in laboratories lacking dedicated bioinformatics support or high-performance computing infrastructure. Moreover, many existing solutions rely on complex software ecosystems, including workflow managers, virtualized environments, or web-based platforms, which can introduce additional technical and logistical barriers.</w:t>
      </w:r>
    </w:p>
    <w:p w14:paraId="7802BD62" w14:textId="77777777" w:rsidR="00360467" w:rsidRPr="00113901" w:rsidRDefault="00360467" w:rsidP="00113901">
      <w:pPr>
        <w:jc w:val="both"/>
        <w:rPr>
          <w:rFonts w:ascii="Times New Roman" w:hAnsi="Times New Roman" w:cs="Times New Roman"/>
          <w:lang w:val="en-GB"/>
        </w:rPr>
        <w:pPrChange w:id="218" w:author="Iscka iscka" w:date="2026-04-27T13:12:00Z" w16du:dateUtc="2026-04-27T11:12:00Z">
          <w:pPr/>
        </w:pPrChange>
      </w:pPr>
    </w:p>
    <w:p w14:paraId="1C284ADF" w14:textId="77777777" w:rsidR="00360467" w:rsidRPr="00113901" w:rsidRDefault="00360467" w:rsidP="00113901">
      <w:pPr>
        <w:jc w:val="both"/>
        <w:rPr>
          <w:rFonts w:ascii="Times New Roman" w:hAnsi="Times New Roman" w:cs="Times New Roman"/>
          <w:lang w:val="en-GB"/>
        </w:rPr>
        <w:pPrChange w:id="219" w:author="Iscka iscka" w:date="2026-04-27T13:12:00Z" w16du:dateUtc="2026-04-27T11:12:00Z">
          <w:pPr/>
        </w:pPrChange>
      </w:pPr>
      <w:r w:rsidRPr="00113901">
        <w:rPr>
          <w:rFonts w:ascii="Times New Roman" w:hAnsi="Times New Roman" w:cs="Times New Roman"/>
          <w:lang w:val="en-GB"/>
        </w:rPr>
        <w:t xml:space="preserve">LOREON was developed to address these challenges by providing a standalone, user-friendly pipeline for </w:t>
      </w:r>
      <w:proofErr w:type="gramStart"/>
      <w:r w:rsidRPr="00113901">
        <w:rPr>
          <w:rFonts w:ascii="Times New Roman" w:hAnsi="Times New Roman" w:cs="Times New Roman"/>
          <w:lang w:val="en-GB"/>
        </w:rPr>
        <w:t>long-read</w:t>
      </w:r>
      <w:proofErr w:type="gramEnd"/>
      <w:r w:rsidRPr="00113901">
        <w:rPr>
          <w:rFonts w:ascii="Times New Roman" w:hAnsi="Times New Roman" w:cs="Times New Roman"/>
          <w:lang w:val="en-GB"/>
        </w:rPr>
        <w:t xml:space="preserve"> metabarcoding analysis. By integrating established tools such as minimap2 and </w:t>
      </w:r>
      <w:proofErr w:type="spellStart"/>
      <w:r w:rsidRPr="00113901">
        <w:rPr>
          <w:rFonts w:ascii="Times New Roman" w:hAnsi="Times New Roman" w:cs="Times New Roman"/>
          <w:lang w:val="en-GB"/>
        </w:rPr>
        <w:t>SAMtools</w:t>
      </w:r>
      <w:proofErr w:type="spellEnd"/>
      <w:r w:rsidRPr="00113901">
        <w:rPr>
          <w:rFonts w:ascii="Times New Roman" w:hAnsi="Times New Roman" w:cs="Times New Roman"/>
          <w:lang w:val="en-GB"/>
        </w:rPr>
        <w:t xml:space="preserve"> within a graphical interface</w:t>
      </w:r>
      <w:r w:rsidRPr="00113901">
        <w:rPr>
          <w:rFonts w:ascii="Times New Roman" w:hAnsi="Times New Roman" w:cs="Times New Roman"/>
          <w:i/>
          <w:lang w:val="en-GB"/>
        </w:rPr>
        <w:t xml:space="preserve"> (Li, 2018; Li et al., 2009)</w:t>
      </w:r>
      <w:r w:rsidRPr="00113901">
        <w:rPr>
          <w:rFonts w:ascii="Times New Roman" w:hAnsi="Times New Roman" w:cs="Times New Roman"/>
          <w:vertAlign w:val="superscript"/>
          <w:lang w:val="en-GB"/>
        </w:rPr>
        <w:t>22,23</w:t>
      </w:r>
      <w:r w:rsidRPr="00113901">
        <w:rPr>
          <w:rFonts w:ascii="Times New Roman" w:hAnsi="Times New Roman" w:cs="Times New Roman"/>
          <w:lang w:val="en-GB"/>
        </w:rPr>
        <w:t xml:space="preserve">, LOREON enables reproducible analyses without requiring command-line expertise, virtualization layers, or internet connectivity. In contrast to existing approaches that depend on frameworks such as </w:t>
      </w:r>
      <w:proofErr w:type="spellStart"/>
      <w:r w:rsidRPr="00113901">
        <w:rPr>
          <w:rFonts w:ascii="Times New Roman" w:hAnsi="Times New Roman" w:cs="Times New Roman"/>
          <w:lang w:val="en-GB"/>
        </w:rPr>
        <w:t>Nextflow</w:t>
      </w:r>
      <w:proofErr w:type="spellEnd"/>
      <w:r w:rsidRPr="00113901">
        <w:rPr>
          <w:rFonts w:ascii="Times New Roman" w:hAnsi="Times New Roman" w:cs="Times New Roman"/>
          <w:lang w:val="en-GB"/>
        </w:rPr>
        <w:t xml:space="preserve">, containerized environments, or remote servers, LOREON can be deployed on standard laboratory hardware, facilitating broader accessibility and adoption. From a computational perspective, its architecture leverages parallelization and in-memory data processing through </w:t>
      </w:r>
      <w:proofErr w:type="spellStart"/>
      <w:r w:rsidRPr="00113901">
        <w:rPr>
          <w:rFonts w:ascii="Times New Roman" w:hAnsi="Times New Roman" w:cs="Times New Roman"/>
          <w:lang w:val="en-GB"/>
        </w:rPr>
        <w:t>DuckDB</w:t>
      </w:r>
      <w:proofErr w:type="spellEnd"/>
      <w:r w:rsidRPr="00113901">
        <w:rPr>
          <w:rFonts w:ascii="Times New Roman" w:hAnsi="Times New Roman" w:cs="Times New Roman"/>
          <w:i/>
          <w:lang w:val="en-GB"/>
        </w:rPr>
        <w:t xml:space="preserve"> (</w:t>
      </w:r>
      <w:proofErr w:type="spellStart"/>
      <w:r w:rsidRPr="00113901">
        <w:rPr>
          <w:rFonts w:ascii="Times New Roman" w:hAnsi="Times New Roman" w:cs="Times New Roman"/>
          <w:i/>
          <w:lang w:val="en-GB"/>
        </w:rPr>
        <w:t>Raasveldt</w:t>
      </w:r>
      <w:proofErr w:type="spellEnd"/>
      <w:r w:rsidRPr="00113901">
        <w:rPr>
          <w:rFonts w:ascii="Times New Roman" w:hAnsi="Times New Roman" w:cs="Times New Roman"/>
          <w:i/>
          <w:lang w:val="en-GB"/>
        </w:rPr>
        <w:t xml:space="preserve"> &amp; </w:t>
      </w:r>
      <w:proofErr w:type="spellStart"/>
      <w:r w:rsidRPr="00113901">
        <w:rPr>
          <w:rFonts w:ascii="Times New Roman" w:hAnsi="Times New Roman" w:cs="Times New Roman"/>
          <w:i/>
          <w:lang w:val="en-GB"/>
        </w:rPr>
        <w:t>Mühleisen</w:t>
      </w:r>
      <w:proofErr w:type="spellEnd"/>
      <w:r w:rsidRPr="00113901">
        <w:rPr>
          <w:rFonts w:ascii="Times New Roman" w:hAnsi="Times New Roman" w:cs="Times New Roman"/>
          <w:i/>
          <w:lang w:val="en-GB"/>
        </w:rPr>
        <w:t>, 2019)</w:t>
      </w:r>
      <w:r w:rsidRPr="00113901">
        <w:rPr>
          <w:rFonts w:ascii="Times New Roman" w:hAnsi="Times New Roman" w:cs="Times New Roman"/>
          <w:vertAlign w:val="superscript"/>
          <w:lang w:val="en-GB"/>
        </w:rPr>
        <w:t>26</w:t>
      </w:r>
      <w:r w:rsidRPr="00113901">
        <w:rPr>
          <w:rFonts w:ascii="Times New Roman" w:hAnsi="Times New Roman" w:cs="Times New Roman"/>
          <w:lang w:val="en-GB"/>
        </w:rPr>
        <w:t>, reducing both runtime and memory usage while maintaining scalability across datasets</w:t>
      </w:r>
      <w:r w:rsidRPr="00113901">
        <w:rPr>
          <w:rFonts w:ascii="Times New Roman" w:hAnsi="Times New Roman" w:cs="Times New Roman"/>
          <w:i/>
          <w:lang w:val="en-GB"/>
        </w:rPr>
        <w:t xml:space="preserve"> (Schloss, 2018)</w:t>
      </w:r>
      <w:r w:rsidRPr="00113901">
        <w:rPr>
          <w:rFonts w:ascii="Times New Roman" w:hAnsi="Times New Roman" w:cs="Times New Roman"/>
          <w:vertAlign w:val="superscript"/>
          <w:lang w:val="en-GB"/>
        </w:rPr>
        <w:t>32</w:t>
      </w:r>
      <w:r w:rsidRPr="00113901">
        <w:rPr>
          <w:rFonts w:ascii="Times New Roman" w:hAnsi="Times New Roman" w:cs="Times New Roman"/>
          <w:lang w:val="en-GB"/>
        </w:rPr>
        <w:t>.</w:t>
      </w:r>
    </w:p>
    <w:p w14:paraId="50CD00A3" w14:textId="77777777" w:rsidR="00360467" w:rsidRPr="00113901" w:rsidRDefault="00360467" w:rsidP="00113901">
      <w:pPr>
        <w:jc w:val="both"/>
        <w:rPr>
          <w:rFonts w:ascii="Times New Roman" w:hAnsi="Times New Roman" w:cs="Times New Roman"/>
          <w:lang w:val="en-GB"/>
        </w:rPr>
        <w:pPrChange w:id="220" w:author="Iscka iscka" w:date="2026-04-27T13:12:00Z" w16du:dateUtc="2026-04-27T11:12:00Z">
          <w:pPr/>
        </w:pPrChange>
      </w:pPr>
    </w:p>
    <w:p w14:paraId="639E4CD2" w14:textId="77777777" w:rsidR="00360467" w:rsidRPr="00113901" w:rsidRDefault="00360467" w:rsidP="00113901">
      <w:pPr>
        <w:jc w:val="both"/>
        <w:rPr>
          <w:rFonts w:ascii="Times New Roman" w:hAnsi="Times New Roman" w:cs="Times New Roman"/>
          <w:lang w:val="en-GB"/>
        </w:rPr>
        <w:pPrChange w:id="221" w:author="Iscka iscka" w:date="2026-04-27T13:12:00Z" w16du:dateUtc="2026-04-27T11:12:00Z">
          <w:pPr/>
        </w:pPrChange>
      </w:pPr>
      <w:r w:rsidRPr="00113901">
        <w:rPr>
          <w:rFonts w:ascii="Times New Roman" w:hAnsi="Times New Roman" w:cs="Times New Roman"/>
          <w:lang w:val="en-GB"/>
        </w:rPr>
        <w:t>Our results demonstrate that the accuracy of taxonomic assignment is strongly influenced by both computational and biological factors. The near-perfect reconstruction observed in the 16S dataset</w:t>
      </w:r>
      <w:r w:rsidRPr="00113901">
        <w:rPr>
          <w:rFonts w:ascii="Times New Roman" w:hAnsi="Times New Roman" w:cs="Times New Roman"/>
          <w:i/>
          <w:lang w:val="en-GB"/>
        </w:rPr>
        <w:t xml:space="preserve"> (Quast et al., 2013)</w:t>
      </w:r>
      <w:r w:rsidRPr="00113901">
        <w:rPr>
          <w:rFonts w:ascii="Times New Roman" w:hAnsi="Times New Roman" w:cs="Times New Roman"/>
          <w:vertAlign w:val="superscript"/>
          <w:lang w:val="en-GB"/>
        </w:rPr>
        <w:t>21</w:t>
      </w:r>
      <w:r w:rsidRPr="00113901">
        <w:rPr>
          <w:rFonts w:ascii="Times New Roman" w:hAnsi="Times New Roman" w:cs="Times New Roman"/>
          <w:lang w:val="en-GB"/>
        </w:rPr>
        <w:t xml:space="preserve"> confirms that the underlying analytical framework can achieve high accuracy when applied to well-characterized and conserved marker regions. In contrast, ITS-based analyses showed lower performance, highlighting the intrinsic challenges associated with highly variable loci</w:t>
      </w:r>
      <w:r w:rsidRPr="00113901">
        <w:rPr>
          <w:rFonts w:ascii="Times New Roman" w:hAnsi="Times New Roman" w:cs="Times New Roman"/>
          <w:i/>
          <w:lang w:val="en-GB"/>
        </w:rPr>
        <w:t xml:space="preserve"> (Nilsson et al., 2008; Lücking et al., 2020)</w:t>
      </w:r>
      <w:r w:rsidRPr="00113901">
        <w:rPr>
          <w:rFonts w:ascii="Times New Roman" w:hAnsi="Times New Roman" w:cs="Times New Roman"/>
          <w:vertAlign w:val="superscript"/>
          <w:lang w:val="en-GB"/>
        </w:rPr>
        <w:t>33,34</w:t>
      </w:r>
      <w:r w:rsidRPr="00113901">
        <w:rPr>
          <w:rFonts w:ascii="Times New Roman" w:hAnsi="Times New Roman" w:cs="Times New Roman"/>
          <w:i/>
          <w:lang w:val="en-GB"/>
        </w:rPr>
        <w:t xml:space="preserve"> (Estensmo et al., 2021)</w:t>
      </w:r>
      <w:r w:rsidRPr="00113901">
        <w:rPr>
          <w:rFonts w:ascii="Times New Roman" w:hAnsi="Times New Roman" w:cs="Times New Roman"/>
          <w:vertAlign w:val="superscript"/>
          <w:lang w:val="en-GB"/>
        </w:rPr>
        <w:t>35</w:t>
      </w:r>
      <w:r w:rsidRPr="00113901">
        <w:rPr>
          <w:rFonts w:ascii="Times New Roman" w:hAnsi="Times New Roman" w:cs="Times New Roman"/>
          <w:lang w:val="en-GB"/>
        </w:rPr>
        <w:t>. In particular, the comparison between standard ITS and extended ITS–LSU amplicons revealed that increasing sequence length substantially improves taxonomic accuracy</w:t>
      </w:r>
      <w:r w:rsidRPr="00113901">
        <w:rPr>
          <w:rFonts w:ascii="Times New Roman" w:hAnsi="Times New Roman" w:cs="Times New Roman"/>
          <w:i/>
          <w:lang w:val="en-GB"/>
        </w:rPr>
        <w:t xml:space="preserve"> (Conti et al., 2023; Heeger et al., 2018)</w:t>
      </w:r>
      <w:r w:rsidRPr="00113901">
        <w:rPr>
          <w:rFonts w:ascii="Times New Roman" w:hAnsi="Times New Roman" w:cs="Times New Roman"/>
          <w:vertAlign w:val="superscript"/>
          <w:lang w:val="en-GB"/>
        </w:rPr>
        <w:t>27,8</w:t>
      </w:r>
      <w:r w:rsidRPr="00113901">
        <w:rPr>
          <w:rFonts w:ascii="Times New Roman" w:hAnsi="Times New Roman" w:cs="Times New Roman"/>
          <w:lang w:val="en-GB"/>
        </w:rPr>
        <w:t>, as reflected by higher precision, F1 scores, and improved concordance between observed and expected community composition.</w:t>
      </w:r>
    </w:p>
    <w:p w14:paraId="4AF60BCD" w14:textId="77777777" w:rsidR="00360467" w:rsidRPr="00113901" w:rsidRDefault="00360467" w:rsidP="00113901">
      <w:pPr>
        <w:jc w:val="both"/>
        <w:rPr>
          <w:rFonts w:ascii="Times New Roman" w:hAnsi="Times New Roman" w:cs="Times New Roman"/>
          <w:lang w:val="en-GB"/>
        </w:rPr>
        <w:pPrChange w:id="222" w:author="Iscka iscka" w:date="2026-04-27T13:12:00Z" w16du:dateUtc="2026-04-27T11:12:00Z">
          <w:pPr/>
        </w:pPrChange>
      </w:pPr>
    </w:p>
    <w:p w14:paraId="5C2F8672" w14:textId="77777777" w:rsidR="00360467" w:rsidRPr="00113901" w:rsidRDefault="00360467" w:rsidP="00113901">
      <w:pPr>
        <w:jc w:val="both"/>
        <w:rPr>
          <w:rFonts w:ascii="Times New Roman" w:hAnsi="Times New Roman" w:cs="Times New Roman"/>
          <w:lang w:val="en-GB"/>
        </w:rPr>
        <w:pPrChange w:id="223" w:author="Iscka iscka" w:date="2026-04-27T13:12:00Z" w16du:dateUtc="2026-04-27T11:12:00Z">
          <w:pPr/>
        </w:pPrChange>
      </w:pPr>
      <w:r w:rsidRPr="00113901">
        <w:rPr>
          <w:rFonts w:ascii="Times New Roman" w:hAnsi="Times New Roman" w:cs="Times New Roman"/>
          <w:lang w:val="en-GB"/>
        </w:rPr>
        <w:t>These findings indicate that limitations in ITS-based metabarcoding are not solely attributable to computational methods, but are fundamentally linked to the properties of the marker region itself</w:t>
      </w:r>
      <w:r w:rsidRPr="00113901">
        <w:rPr>
          <w:rFonts w:ascii="Times New Roman" w:hAnsi="Times New Roman" w:cs="Times New Roman"/>
          <w:i/>
          <w:lang w:val="en-GB"/>
        </w:rPr>
        <w:t xml:space="preserve"> (Schoch et al., 2012; Stadler et al., 2020)</w:t>
      </w:r>
      <w:r w:rsidRPr="00113901">
        <w:rPr>
          <w:rFonts w:ascii="Times New Roman" w:hAnsi="Times New Roman" w:cs="Times New Roman"/>
          <w:vertAlign w:val="superscript"/>
          <w:lang w:val="en-GB"/>
        </w:rPr>
        <w:t>4,36</w:t>
      </w:r>
      <w:r w:rsidRPr="00113901">
        <w:rPr>
          <w:rFonts w:ascii="Times New Roman" w:hAnsi="Times New Roman" w:cs="Times New Roman"/>
          <w:lang w:val="en-GB"/>
        </w:rPr>
        <w:t>. While the high variability of ITS supports fine-scale discrimination, it also increases ambiguity in the assignment of closely related taxa, leading to misclassification and distortion of abundance estimates. Extending the amplicon to include adjacent conserved regions provides additional phylogenetic context</w:t>
      </w:r>
      <w:r w:rsidRPr="00113901">
        <w:rPr>
          <w:rFonts w:ascii="Times New Roman" w:hAnsi="Times New Roman" w:cs="Times New Roman"/>
          <w:i/>
          <w:lang w:val="en-GB"/>
        </w:rPr>
        <w:t xml:space="preserve"> (Conti et al., 2023; Eshghi Sahraei et al., 2022)</w:t>
      </w:r>
      <w:r w:rsidRPr="00113901">
        <w:rPr>
          <w:rFonts w:ascii="Times New Roman" w:hAnsi="Times New Roman" w:cs="Times New Roman"/>
          <w:vertAlign w:val="superscript"/>
          <w:lang w:val="en-GB"/>
        </w:rPr>
        <w:t>27,37</w:t>
      </w:r>
      <w:r w:rsidRPr="00113901">
        <w:rPr>
          <w:rFonts w:ascii="Times New Roman" w:hAnsi="Times New Roman" w:cs="Times New Roman"/>
          <w:lang w:val="en-GB"/>
        </w:rPr>
        <w:t>, reducing ambiguity and improving assignment specificity. Importantly, this improvement was achieved without a reduction in recall, suggesting that longer amplicons can enhance accuracy without compromising sensitivity.</w:t>
      </w:r>
    </w:p>
    <w:p w14:paraId="2645AE7D" w14:textId="77777777" w:rsidR="00360467" w:rsidRPr="00113901" w:rsidRDefault="00360467" w:rsidP="00113901">
      <w:pPr>
        <w:jc w:val="both"/>
        <w:rPr>
          <w:rFonts w:ascii="Times New Roman" w:hAnsi="Times New Roman" w:cs="Times New Roman"/>
          <w:lang w:val="en-GB"/>
        </w:rPr>
        <w:pPrChange w:id="224" w:author="Iscka iscka" w:date="2026-04-27T13:12:00Z" w16du:dateUtc="2026-04-27T11:12:00Z">
          <w:pPr/>
        </w:pPrChange>
      </w:pPr>
    </w:p>
    <w:p w14:paraId="5A43BA8A" w14:textId="77777777" w:rsidR="00360467" w:rsidRPr="00113901" w:rsidRDefault="00360467" w:rsidP="00113901">
      <w:pPr>
        <w:jc w:val="both"/>
        <w:rPr>
          <w:rFonts w:ascii="Times New Roman" w:hAnsi="Times New Roman" w:cs="Times New Roman"/>
          <w:lang w:val="en-GB"/>
        </w:rPr>
        <w:pPrChange w:id="225" w:author="Iscka iscka" w:date="2026-04-27T13:12:00Z" w16du:dateUtc="2026-04-27T11:12:00Z">
          <w:pPr/>
        </w:pPrChange>
      </w:pPr>
      <w:r w:rsidRPr="00113901">
        <w:rPr>
          <w:rFonts w:ascii="Times New Roman" w:hAnsi="Times New Roman" w:cs="Times New Roman"/>
          <w:lang w:val="en-GB"/>
        </w:rPr>
        <w:t xml:space="preserve">However, increasing amplicon length does not fully eliminate classification errors. Residual discrepancies observed in ultra-long ITS datasets indicate that taxonomic accuracy also depends on factors such as database completeness, sequence similarity thresholds, and the </w:t>
      </w:r>
      <w:proofErr w:type="spellStart"/>
      <w:r w:rsidRPr="00113901">
        <w:rPr>
          <w:rFonts w:ascii="Times New Roman" w:hAnsi="Times New Roman" w:cs="Times New Roman"/>
          <w:lang w:val="en-GB"/>
        </w:rPr>
        <w:t>behavior</w:t>
      </w:r>
      <w:proofErr w:type="spellEnd"/>
      <w:r w:rsidRPr="00113901">
        <w:rPr>
          <w:rFonts w:ascii="Times New Roman" w:hAnsi="Times New Roman" w:cs="Times New Roman"/>
          <w:lang w:val="en-GB"/>
        </w:rPr>
        <w:t xml:space="preserve"> of alignment-based classification methods</w:t>
      </w:r>
      <w:r w:rsidRPr="00113901">
        <w:rPr>
          <w:rFonts w:ascii="Times New Roman" w:hAnsi="Times New Roman" w:cs="Times New Roman"/>
          <w:i/>
          <w:lang w:val="en-GB"/>
        </w:rPr>
        <w:t xml:space="preserve"> (Keck et al., 2023; Mugnai et al., 2023)</w:t>
      </w:r>
      <w:r w:rsidRPr="00113901">
        <w:rPr>
          <w:rFonts w:ascii="Times New Roman" w:hAnsi="Times New Roman" w:cs="Times New Roman"/>
          <w:vertAlign w:val="superscript"/>
          <w:lang w:val="en-GB"/>
        </w:rPr>
        <w:t>38,39</w:t>
      </w:r>
      <w:r w:rsidRPr="00113901">
        <w:rPr>
          <w:rFonts w:ascii="Times New Roman" w:hAnsi="Times New Roman" w:cs="Times New Roman"/>
          <w:lang w:val="en-GB"/>
        </w:rPr>
        <w:t>. In particular, even a limited number of misassigned taxa can contribute disproportionately to abundance profiles</w:t>
      </w:r>
      <w:r w:rsidRPr="00113901">
        <w:rPr>
          <w:rFonts w:ascii="Times New Roman" w:hAnsi="Times New Roman" w:cs="Times New Roman"/>
          <w:i/>
          <w:lang w:val="en-GB"/>
        </w:rPr>
        <w:t xml:space="preserve"> (Ficetola et al., 2016)</w:t>
      </w:r>
      <w:r w:rsidRPr="00113901">
        <w:rPr>
          <w:rFonts w:ascii="Times New Roman" w:hAnsi="Times New Roman" w:cs="Times New Roman"/>
          <w:vertAlign w:val="superscript"/>
          <w:lang w:val="en-GB"/>
        </w:rPr>
        <w:t>40</w:t>
      </w:r>
      <w:r w:rsidRPr="00113901">
        <w:rPr>
          <w:rFonts w:ascii="Times New Roman" w:hAnsi="Times New Roman" w:cs="Times New Roman"/>
          <w:lang w:val="en-GB"/>
        </w:rPr>
        <w:t>, emphasizing the need to consider both qualitative and quantitative aspects of taxonomic error.</w:t>
      </w:r>
    </w:p>
    <w:p w14:paraId="735824C2" w14:textId="77777777" w:rsidR="00360467" w:rsidRPr="00113901" w:rsidRDefault="00360467" w:rsidP="00113901">
      <w:pPr>
        <w:jc w:val="both"/>
        <w:rPr>
          <w:rFonts w:ascii="Times New Roman" w:hAnsi="Times New Roman" w:cs="Times New Roman"/>
          <w:lang w:val="en-GB"/>
        </w:rPr>
        <w:pPrChange w:id="226" w:author="Iscka iscka" w:date="2026-04-27T13:12:00Z" w16du:dateUtc="2026-04-27T11:12:00Z">
          <w:pPr/>
        </w:pPrChange>
      </w:pPr>
    </w:p>
    <w:p w14:paraId="383F241D" w14:textId="17872482" w:rsidR="006A2195" w:rsidRPr="00113901" w:rsidRDefault="00360467" w:rsidP="00113901">
      <w:pPr>
        <w:jc w:val="both"/>
        <w:rPr>
          <w:rFonts w:ascii="Times New Roman" w:hAnsi="Times New Roman" w:cs="Times New Roman"/>
          <w:lang w:val="en-GB"/>
        </w:rPr>
        <w:pPrChange w:id="227" w:author="Iscka iscka" w:date="2026-04-27T13:12:00Z" w16du:dateUtc="2026-04-27T11:12:00Z">
          <w:pPr/>
        </w:pPrChange>
      </w:pPr>
      <w:r w:rsidRPr="00113901">
        <w:rPr>
          <w:rFonts w:ascii="Times New Roman" w:hAnsi="Times New Roman" w:cs="Times New Roman"/>
          <w:lang w:val="en-GB"/>
        </w:rPr>
        <w:t>Taken together, our results support a shift in metabarcoding strategies toward the use of longer, information-rich marker regions that combine variable and conserved elements. In this context, long-read sequencing technologies enable not only improved resolution but also a fundamentally different approach to marker design</w:t>
      </w:r>
      <w:r w:rsidRPr="00113901">
        <w:rPr>
          <w:rFonts w:ascii="Times New Roman" w:hAnsi="Times New Roman" w:cs="Times New Roman"/>
          <w:i/>
          <w:lang w:val="en-GB"/>
        </w:rPr>
        <w:t xml:space="preserve"> (Heeger et al., 2018; Eshghi Sahraei et al., 2022; Conti et al., 2023)</w:t>
      </w:r>
      <w:r w:rsidRPr="00113901">
        <w:rPr>
          <w:rFonts w:ascii="Times New Roman" w:hAnsi="Times New Roman" w:cs="Times New Roman"/>
          <w:vertAlign w:val="superscript"/>
          <w:lang w:val="en-GB"/>
        </w:rPr>
        <w:t>8,37,27</w:t>
      </w:r>
      <w:r w:rsidRPr="00113901">
        <w:rPr>
          <w:rFonts w:ascii="Times New Roman" w:hAnsi="Times New Roman" w:cs="Times New Roman"/>
          <w:lang w:val="en-GB"/>
        </w:rPr>
        <w:t xml:space="preserve">. LOREON is inherently compatible with this paradigm, as it supports the analysis of diverse marker types and sequence lengths within a unified framework. By reducing computational barriers and enabling flexible marker selection, it provides a practical solution for expanding the accessibility and applicability of </w:t>
      </w:r>
      <w:proofErr w:type="gramStart"/>
      <w:r w:rsidRPr="00113901">
        <w:rPr>
          <w:rFonts w:ascii="Times New Roman" w:hAnsi="Times New Roman" w:cs="Times New Roman"/>
          <w:lang w:val="en-GB"/>
        </w:rPr>
        <w:t>long-read</w:t>
      </w:r>
      <w:proofErr w:type="gramEnd"/>
      <w:r w:rsidRPr="00113901">
        <w:rPr>
          <w:rFonts w:ascii="Times New Roman" w:hAnsi="Times New Roman" w:cs="Times New Roman"/>
          <w:lang w:val="en-GB"/>
        </w:rPr>
        <w:t xml:space="preserve"> metabarcoding across research and applied settings.</w:t>
      </w:r>
      <w:r w:rsidR="00FF5A73" w:rsidRPr="00113901">
        <w:rPr>
          <w:rFonts w:ascii="Times New Roman" w:hAnsi="Times New Roman" w:cs="Times New Roman"/>
          <w:lang w:val="en-GB"/>
        </w:rPr>
        <w:br w:type="page"/>
      </w:r>
    </w:p>
    <w:p w14:paraId="69594B3E" w14:textId="3CB035F1" w:rsidR="006A2195" w:rsidRPr="00113901" w:rsidRDefault="00296230" w:rsidP="00113901">
      <w:pPr>
        <w:pStyle w:val="Titolo1"/>
        <w:jc w:val="both"/>
        <w:rPr>
          <w:rFonts w:ascii="Times New Roman" w:hAnsi="Times New Roman" w:cs="Times New Roman"/>
          <w:sz w:val="22"/>
          <w:szCs w:val="22"/>
          <w:lang w:val="en-GB"/>
        </w:rPr>
        <w:pPrChange w:id="228" w:author="Iscka iscka" w:date="2026-04-27T13:12:00Z" w16du:dateUtc="2026-04-27T11:12:00Z">
          <w:pPr>
            <w:pStyle w:val="Titolo1"/>
          </w:pPr>
        </w:pPrChange>
      </w:pPr>
      <w:r w:rsidRPr="00113901">
        <w:rPr>
          <w:rFonts w:ascii="Times New Roman" w:hAnsi="Times New Roman" w:cs="Times New Roman"/>
          <w:sz w:val="22"/>
          <w:szCs w:val="22"/>
          <w:lang w:val="en-GB"/>
        </w:rPr>
        <w:lastRenderedPageBreak/>
        <w:t>5</w:t>
      </w:r>
      <w:r w:rsidR="00FF5A73" w:rsidRPr="00113901">
        <w:rPr>
          <w:rFonts w:ascii="Times New Roman" w:hAnsi="Times New Roman" w:cs="Times New Roman"/>
          <w:sz w:val="22"/>
          <w:szCs w:val="22"/>
          <w:lang w:val="en-GB"/>
        </w:rPr>
        <w:t>. Conclusions</w:t>
      </w:r>
    </w:p>
    <w:p w14:paraId="21A87A25" w14:textId="77777777" w:rsidR="006A2195" w:rsidRPr="00113901" w:rsidRDefault="00FF5A73" w:rsidP="00113901">
      <w:pPr>
        <w:spacing w:before="80" w:after="80" w:line="276" w:lineRule="auto"/>
        <w:jc w:val="both"/>
        <w:rPr>
          <w:rFonts w:ascii="Times New Roman" w:hAnsi="Times New Roman" w:cs="Times New Roman"/>
          <w:lang w:val="en-GB"/>
        </w:rPr>
        <w:pPrChange w:id="229"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LOREON represents a substantive contribution to the accessibility of long-read ONT metabarcoding and metagenomics analysis. By integrating the same well-validated alignment tools (minimap2, </w:t>
      </w:r>
      <w:proofErr w:type="spellStart"/>
      <w:r w:rsidRPr="00113901">
        <w:rPr>
          <w:rFonts w:ascii="Times New Roman" w:hAnsi="Times New Roman" w:cs="Times New Roman"/>
          <w:lang w:val="en-GB"/>
        </w:rPr>
        <w:t>samtools</w:t>
      </w:r>
      <w:proofErr w:type="spellEnd"/>
      <w:r w:rsidRPr="00113901">
        <w:rPr>
          <w:rFonts w:ascii="Times New Roman" w:hAnsi="Times New Roman" w:cs="Times New Roman"/>
          <w:lang w:val="en-GB"/>
        </w:rPr>
        <w:t>)</w:t>
      </w:r>
      <w:r w:rsidRPr="00113901">
        <w:rPr>
          <w:rFonts w:ascii="Times New Roman" w:hAnsi="Times New Roman" w:cs="Times New Roman"/>
          <w:i/>
          <w:lang w:val="en-GB"/>
        </w:rPr>
        <w:t xml:space="preserve"> (Li, 2018; Li et al., 2009)</w:t>
      </w:r>
      <w:r w:rsidRPr="00113901">
        <w:rPr>
          <w:rFonts w:ascii="Times New Roman" w:hAnsi="Times New Roman" w:cs="Times New Roman"/>
          <w:vertAlign w:val="superscript"/>
          <w:lang w:val="en-GB"/>
        </w:rPr>
        <w:t>22,23</w:t>
      </w:r>
      <w:r w:rsidRPr="00113901">
        <w:rPr>
          <w:rFonts w:ascii="Times New Roman" w:hAnsi="Times New Roman" w:cs="Times New Roman"/>
          <w:lang w:val="en-GB"/>
        </w:rPr>
        <w:t xml:space="preserve"> used by specialist workflows into a cross-platform graphical application with an automated installation process and no HPC dependency, LOREON enables high-quality community profiling analyses to be performed autonomously by laboratory staff without bioinformatics expertise in 15–20 minutes from a fresh software installation.</w:t>
      </w:r>
    </w:p>
    <w:p w14:paraId="57629124" w14:textId="77777777" w:rsidR="006A2195" w:rsidRPr="00113901" w:rsidRDefault="00FF5A73" w:rsidP="00113901">
      <w:pPr>
        <w:spacing w:before="80" w:after="80" w:line="276" w:lineRule="auto"/>
        <w:jc w:val="both"/>
        <w:rPr>
          <w:rFonts w:ascii="Times New Roman" w:hAnsi="Times New Roman" w:cs="Times New Roman"/>
          <w:lang w:val="en-GB"/>
        </w:rPr>
        <w:pPrChange w:id="230" w:author="Iscka iscka" w:date="2026-04-27T13:12:00Z" w16du:dateUtc="2026-04-27T11:12:00Z">
          <w:pPr>
            <w:spacing w:before="80" w:after="80" w:line="276" w:lineRule="auto"/>
          </w:pPr>
        </w:pPrChange>
      </w:pPr>
      <w:r w:rsidRPr="00113901">
        <w:rPr>
          <w:rFonts w:ascii="Times New Roman" w:hAnsi="Times New Roman" w:cs="Times New Roman"/>
          <w:lang w:val="en-GB"/>
        </w:rPr>
        <w:t>The three key scientific contributions of this work are: (1) a rigorous demonstration that LOREON achieves precision, recall, and F1 scores fully suitable for publication across three metabarcoding strategies (ITS standard, ITS ultra-long, 16S rRNA); (2) the first systematic quantitative comparison of standard versus ultra-long ITS amplicon ONT sequencing for fungal community profiling, showing that the extended ITS–LSU approach substantially reduces false-positive species assignments; and (3) a direct performance benchmark against EPI2ME wf-16s demonstrating equivalent analytical performance with 32-fold lower orchestration overhead, 1.4-fold lower peak memory consumption, and dramatically lower deployment complexity on standard laboratory hardware.</w:t>
      </w:r>
    </w:p>
    <w:p w14:paraId="7B66F8A7" w14:textId="77777777" w:rsidR="006A2195" w:rsidRPr="00113901" w:rsidRDefault="00FF5A73" w:rsidP="00113901">
      <w:pPr>
        <w:spacing w:before="80" w:after="80" w:line="276" w:lineRule="auto"/>
        <w:jc w:val="both"/>
        <w:rPr>
          <w:rFonts w:ascii="Times New Roman" w:hAnsi="Times New Roman" w:cs="Times New Roman"/>
          <w:lang w:val="en-GB"/>
        </w:rPr>
        <w:pPrChange w:id="231"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LOREON is </w:t>
      </w:r>
      <w:proofErr w:type="gramStart"/>
      <w:r w:rsidRPr="00113901">
        <w:rPr>
          <w:rFonts w:ascii="Times New Roman" w:hAnsi="Times New Roman" w:cs="Times New Roman"/>
          <w:lang w:val="en-GB"/>
        </w:rPr>
        <w:t>open-source</w:t>
      </w:r>
      <w:proofErr w:type="gramEnd"/>
      <w:r w:rsidRPr="00113901">
        <w:rPr>
          <w:rStyle w:val="Rimandonotaapidipagina"/>
          <w:rFonts w:ascii="Times New Roman" w:hAnsi="Times New Roman" w:cs="Times New Roman"/>
        </w:rPr>
        <w:footnoteReference w:id="2"/>
      </w:r>
      <w:r w:rsidRPr="00113901">
        <w:rPr>
          <w:rFonts w:ascii="Times New Roman" w:hAnsi="Times New Roman" w:cs="Times New Roman"/>
          <w:lang w:val="en-GB"/>
        </w:rPr>
        <w:t xml:space="preserve">, actively developed, and designed with extensibility in mind: future releases will incorporate additional reference database integrations, support for Oxford Nanopore real-time </w:t>
      </w:r>
      <w:proofErr w:type="spellStart"/>
      <w:r w:rsidRPr="00113901">
        <w:rPr>
          <w:rFonts w:ascii="Times New Roman" w:hAnsi="Times New Roman" w:cs="Times New Roman"/>
          <w:lang w:val="en-GB"/>
        </w:rPr>
        <w:t>basecalling</w:t>
      </w:r>
      <w:proofErr w:type="spellEnd"/>
      <w:r w:rsidRPr="00113901">
        <w:rPr>
          <w:rFonts w:ascii="Times New Roman" w:hAnsi="Times New Roman" w:cs="Times New Roman"/>
          <w:lang w:val="en-GB"/>
        </w:rPr>
        <w:t xml:space="preserve"> output formats, and optional containerised execution for enhanced reproducibility. We anticipate that LOREON will significantly expand the adoption of long-read ONT metabarcoding in microbiology, food science, environmental monitoring, and clinical diagnostics laboratories</w:t>
      </w:r>
      <w:r w:rsidRPr="00113901">
        <w:rPr>
          <w:rFonts w:ascii="Times New Roman" w:hAnsi="Times New Roman" w:cs="Times New Roman"/>
          <w:i/>
          <w:lang w:val="en-GB"/>
        </w:rPr>
        <w:t xml:space="preserve"> (Cardinali et al., 2017; Shinohara et al., 2021; Morrison et al., 2020)</w:t>
      </w:r>
      <w:r w:rsidRPr="00113901">
        <w:rPr>
          <w:rFonts w:ascii="Times New Roman" w:hAnsi="Times New Roman" w:cs="Times New Roman"/>
          <w:vertAlign w:val="superscript"/>
          <w:lang w:val="en-GB"/>
        </w:rPr>
        <w:t>1,41,42</w:t>
      </w:r>
      <w:r w:rsidRPr="00113901">
        <w:rPr>
          <w:rFonts w:ascii="Times New Roman" w:hAnsi="Times New Roman" w:cs="Times New Roman"/>
          <w:lang w:val="en-GB"/>
        </w:rPr>
        <w:t xml:space="preserve"> that currently lack the computational infrastructure or bioinformatics expertise required to leverage their sequencing investments fully.</w:t>
      </w:r>
    </w:p>
    <w:p w14:paraId="385E120F" w14:textId="77777777" w:rsidR="006A2195" w:rsidRPr="00113901" w:rsidRDefault="006A2195" w:rsidP="00113901">
      <w:pPr>
        <w:spacing w:before="200" w:after="200"/>
        <w:jc w:val="both"/>
        <w:rPr>
          <w:rFonts w:ascii="Times New Roman" w:hAnsi="Times New Roman" w:cs="Times New Roman"/>
          <w:lang w:val="en-GB"/>
        </w:rPr>
        <w:pPrChange w:id="232" w:author="Iscka iscka" w:date="2026-04-27T13:12:00Z" w16du:dateUtc="2026-04-27T11:12:00Z">
          <w:pPr>
            <w:spacing w:before="200" w:after="200"/>
          </w:pPr>
        </w:pPrChange>
      </w:pPr>
    </w:p>
    <w:p w14:paraId="0BE798CD" w14:textId="77777777" w:rsidR="006A2195" w:rsidRPr="00113901" w:rsidRDefault="00FF5A73" w:rsidP="00113901">
      <w:pPr>
        <w:pStyle w:val="Titolo1"/>
        <w:jc w:val="both"/>
        <w:rPr>
          <w:rFonts w:ascii="Times New Roman" w:hAnsi="Times New Roman" w:cs="Times New Roman"/>
          <w:sz w:val="22"/>
          <w:szCs w:val="22"/>
          <w:lang w:val="en-GB"/>
        </w:rPr>
        <w:pPrChange w:id="233" w:author="Iscka iscka" w:date="2026-04-27T13:12:00Z" w16du:dateUtc="2026-04-27T11:12:00Z">
          <w:pPr>
            <w:pStyle w:val="Titolo1"/>
          </w:pPr>
        </w:pPrChange>
      </w:pPr>
      <w:r w:rsidRPr="00113901">
        <w:rPr>
          <w:rFonts w:ascii="Times New Roman" w:hAnsi="Times New Roman" w:cs="Times New Roman"/>
          <w:sz w:val="22"/>
          <w:szCs w:val="22"/>
          <w:lang w:val="en-GB"/>
        </w:rPr>
        <w:t>Acknowledgements</w:t>
      </w:r>
    </w:p>
    <w:p w14:paraId="4EDDB1A9" w14:textId="77777777" w:rsidR="006A2195" w:rsidRPr="00113901" w:rsidRDefault="00FF5A73" w:rsidP="00113901">
      <w:pPr>
        <w:spacing w:before="80" w:after="80" w:line="276" w:lineRule="auto"/>
        <w:jc w:val="both"/>
        <w:rPr>
          <w:rFonts w:ascii="Times New Roman" w:hAnsi="Times New Roman" w:cs="Times New Roman"/>
          <w:lang w:val="en-GB"/>
        </w:rPr>
        <w:pPrChange w:id="234" w:author="Iscka iscka" w:date="2026-04-27T13:12:00Z" w16du:dateUtc="2026-04-27T11:12:00Z">
          <w:pPr>
            <w:spacing w:before="80" w:after="80" w:line="276" w:lineRule="auto"/>
          </w:pPr>
        </w:pPrChange>
      </w:pPr>
      <w:r w:rsidRPr="00113901">
        <w:rPr>
          <w:rFonts w:ascii="Times New Roman" w:hAnsi="Times New Roman" w:cs="Times New Roman"/>
          <w:lang w:val="en-GB"/>
        </w:rPr>
        <w:t>The authors thank the members of the Microbiology Laboratory, Department of Pharmaceutical Sciences, University of Perugia, for preparation and sequencing of the POOL5 and POOL18 mock community datasets, and for critical testing of the LOREON software across multiple platform configurations. R.S. acknowledges the doctoral programme in Pharmaceutical Sciences, University of Perugia, for supporting this work.</w:t>
      </w:r>
    </w:p>
    <w:p w14:paraId="29F57B49" w14:textId="77777777" w:rsidR="006A2195" w:rsidRPr="00113901" w:rsidRDefault="006A2195" w:rsidP="00113901">
      <w:pPr>
        <w:spacing w:before="80" w:after="80"/>
        <w:jc w:val="both"/>
        <w:rPr>
          <w:rFonts w:ascii="Times New Roman" w:hAnsi="Times New Roman" w:cs="Times New Roman"/>
          <w:lang w:val="en-GB"/>
        </w:rPr>
        <w:pPrChange w:id="235" w:author="Iscka iscka" w:date="2026-04-27T13:12:00Z" w16du:dateUtc="2026-04-27T11:12:00Z">
          <w:pPr>
            <w:spacing w:before="80" w:after="80"/>
          </w:pPr>
        </w:pPrChange>
      </w:pPr>
    </w:p>
    <w:p w14:paraId="49875FA8" w14:textId="77777777" w:rsidR="006A2195" w:rsidRPr="00113901" w:rsidRDefault="00FF5A73" w:rsidP="00113901">
      <w:pPr>
        <w:pStyle w:val="Titolo1"/>
        <w:jc w:val="both"/>
        <w:rPr>
          <w:rFonts w:ascii="Times New Roman" w:hAnsi="Times New Roman" w:cs="Times New Roman"/>
          <w:sz w:val="22"/>
          <w:szCs w:val="22"/>
          <w:lang w:val="en-GB"/>
        </w:rPr>
        <w:pPrChange w:id="236" w:author="Iscka iscka" w:date="2026-04-27T13:12:00Z" w16du:dateUtc="2026-04-27T11:12:00Z">
          <w:pPr>
            <w:pStyle w:val="Titolo1"/>
          </w:pPr>
        </w:pPrChange>
      </w:pPr>
      <w:r w:rsidRPr="00113901">
        <w:rPr>
          <w:rFonts w:ascii="Times New Roman" w:hAnsi="Times New Roman" w:cs="Times New Roman"/>
          <w:sz w:val="22"/>
          <w:szCs w:val="22"/>
          <w:lang w:val="en-GB"/>
        </w:rPr>
        <w:t>Author Contributions</w:t>
      </w:r>
    </w:p>
    <w:p w14:paraId="696D9C73" w14:textId="77777777" w:rsidR="006A2195" w:rsidRPr="00113901" w:rsidRDefault="00FF5A73" w:rsidP="00113901">
      <w:pPr>
        <w:spacing w:before="80" w:after="80" w:line="276" w:lineRule="auto"/>
        <w:jc w:val="both"/>
        <w:rPr>
          <w:rFonts w:ascii="Times New Roman" w:hAnsi="Times New Roman" w:cs="Times New Roman"/>
          <w:lang w:val="en-GB"/>
        </w:rPr>
        <w:pPrChange w:id="237" w:author="Iscka iscka" w:date="2026-04-27T13:12:00Z" w16du:dateUtc="2026-04-27T11:12:00Z">
          <w:pPr>
            <w:spacing w:before="80" w:after="80" w:line="276" w:lineRule="auto"/>
          </w:pPr>
        </w:pPrChange>
      </w:pPr>
      <w:r w:rsidRPr="00113901">
        <w:rPr>
          <w:rFonts w:ascii="Times New Roman" w:hAnsi="Times New Roman" w:cs="Times New Roman"/>
          <w:lang w:val="en-GB"/>
        </w:rPr>
        <w:t>R.S.: conceptualisation, software development, validation, formal analysis, visualisation, writing – original draft. A.C.: conceptualisation, biological validation, writing – review and editing, supervision. G.C.: conceptualisation, resources, writing – review and editing, supervision, funding acquisition. All authors read and approved the final manuscript.</w:t>
      </w:r>
    </w:p>
    <w:p w14:paraId="2D17E19D" w14:textId="77777777" w:rsidR="006A2195" w:rsidRPr="00113901" w:rsidRDefault="006A2195" w:rsidP="00113901">
      <w:pPr>
        <w:spacing w:before="80" w:after="80"/>
        <w:jc w:val="both"/>
        <w:rPr>
          <w:rFonts w:ascii="Times New Roman" w:hAnsi="Times New Roman" w:cs="Times New Roman"/>
          <w:lang w:val="en-GB"/>
        </w:rPr>
        <w:pPrChange w:id="238" w:author="Iscka iscka" w:date="2026-04-27T13:12:00Z" w16du:dateUtc="2026-04-27T11:12:00Z">
          <w:pPr>
            <w:spacing w:before="80" w:after="80"/>
          </w:pPr>
        </w:pPrChange>
      </w:pPr>
    </w:p>
    <w:p w14:paraId="083704DA" w14:textId="77777777" w:rsidR="006A2195" w:rsidRPr="00113901" w:rsidRDefault="00FF5A73" w:rsidP="00113901">
      <w:pPr>
        <w:pStyle w:val="Titolo1"/>
        <w:jc w:val="both"/>
        <w:rPr>
          <w:rFonts w:ascii="Times New Roman" w:hAnsi="Times New Roman" w:cs="Times New Roman"/>
          <w:sz w:val="22"/>
          <w:szCs w:val="22"/>
          <w:lang w:val="en-GB"/>
        </w:rPr>
        <w:pPrChange w:id="239" w:author="Iscka iscka" w:date="2026-04-27T13:12:00Z" w16du:dateUtc="2026-04-27T11:12:00Z">
          <w:pPr>
            <w:pStyle w:val="Titolo1"/>
          </w:pPr>
        </w:pPrChange>
      </w:pPr>
      <w:r w:rsidRPr="00113901">
        <w:rPr>
          <w:rFonts w:ascii="Times New Roman" w:hAnsi="Times New Roman" w:cs="Times New Roman"/>
          <w:sz w:val="22"/>
          <w:szCs w:val="22"/>
          <w:lang w:val="en-GB"/>
        </w:rPr>
        <w:t>Competing Interests</w:t>
      </w:r>
    </w:p>
    <w:p w14:paraId="41C1D73E" w14:textId="77777777" w:rsidR="006A2195" w:rsidRPr="00113901" w:rsidRDefault="00FF5A73" w:rsidP="00113901">
      <w:pPr>
        <w:spacing w:before="80" w:after="80" w:line="276" w:lineRule="auto"/>
        <w:jc w:val="both"/>
        <w:rPr>
          <w:rFonts w:ascii="Times New Roman" w:hAnsi="Times New Roman" w:cs="Times New Roman"/>
          <w:lang w:val="en-GB"/>
        </w:rPr>
        <w:pPrChange w:id="240" w:author="Iscka iscka" w:date="2026-04-27T13:12:00Z" w16du:dateUtc="2026-04-27T11:12:00Z">
          <w:pPr>
            <w:spacing w:before="80" w:after="80" w:line="276" w:lineRule="auto"/>
          </w:pPr>
        </w:pPrChange>
      </w:pPr>
      <w:r w:rsidRPr="00113901">
        <w:rPr>
          <w:rFonts w:ascii="Times New Roman" w:hAnsi="Times New Roman" w:cs="Times New Roman"/>
          <w:lang w:val="en-GB"/>
        </w:rPr>
        <w:t>The authors declare no competing interests.</w:t>
      </w:r>
    </w:p>
    <w:p w14:paraId="446B3A44" w14:textId="77777777" w:rsidR="006A2195" w:rsidRPr="00113901" w:rsidRDefault="006A2195" w:rsidP="00113901">
      <w:pPr>
        <w:spacing w:before="80" w:after="80"/>
        <w:jc w:val="both"/>
        <w:rPr>
          <w:rFonts w:ascii="Times New Roman" w:hAnsi="Times New Roman" w:cs="Times New Roman"/>
          <w:lang w:val="en-GB"/>
        </w:rPr>
        <w:pPrChange w:id="241" w:author="Iscka iscka" w:date="2026-04-27T13:12:00Z" w16du:dateUtc="2026-04-27T11:12:00Z">
          <w:pPr>
            <w:spacing w:before="80" w:after="80"/>
          </w:pPr>
        </w:pPrChange>
      </w:pPr>
    </w:p>
    <w:p w14:paraId="60A72D40" w14:textId="77777777" w:rsidR="006A2195" w:rsidRPr="00113901" w:rsidRDefault="00FF5A73" w:rsidP="00113901">
      <w:pPr>
        <w:pStyle w:val="Titolo1"/>
        <w:jc w:val="both"/>
        <w:rPr>
          <w:rFonts w:ascii="Times New Roman" w:hAnsi="Times New Roman" w:cs="Times New Roman"/>
          <w:sz w:val="22"/>
          <w:szCs w:val="22"/>
          <w:lang w:val="en-GB"/>
        </w:rPr>
        <w:pPrChange w:id="242" w:author="Iscka iscka" w:date="2026-04-27T13:12:00Z" w16du:dateUtc="2026-04-27T11:12:00Z">
          <w:pPr>
            <w:pStyle w:val="Titolo1"/>
          </w:pPr>
        </w:pPrChange>
      </w:pPr>
      <w:r w:rsidRPr="00113901">
        <w:rPr>
          <w:rFonts w:ascii="Times New Roman" w:hAnsi="Times New Roman" w:cs="Times New Roman"/>
          <w:sz w:val="22"/>
          <w:szCs w:val="22"/>
          <w:lang w:val="en-GB"/>
        </w:rPr>
        <w:t>Data Availability</w:t>
      </w:r>
    </w:p>
    <w:p w14:paraId="087FD555" w14:textId="77777777" w:rsidR="006A2195" w:rsidRPr="00113901" w:rsidRDefault="00FF5A73" w:rsidP="00113901">
      <w:pPr>
        <w:spacing w:before="80" w:after="80" w:line="276" w:lineRule="auto"/>
        <w:jc w:val="both"/>
        <w:rPr>
          <w:rFonts w:ascii="Times New Roman" w:hAnsi="Times New Roman" w:cs="Times New Roman"/>
          <w:lang w:val="en-GB"/>
        </w:rPr>
        <w:pPrChange w:id="243" w:author="Iscka iscka" w:date="2026-04-27T13:12:00Z" w16du:dateUtc="2026-04-27T11:12:00Z">
          <w:pPr>
            <w:spacing w:before="80" w:after="80" w:line="276" w:lineRule="auto"/>
          </w:pPr>
        </w:pPrChange>
      </w:pPr>
      <w:r w:rsidRPr="00113901">
        <w:rPr>
          <w:rFonts w:ascii="Times New Roman" w:hAnsi="Times New Roman" w:cs="Times New Roman"/>
          <w:lang w:val="en-GB"/>
        </w:rPr>
        <w:t xml:space="preserve">LOREON source code is publicly available at https://github.com/iscka/loreon (MIT licence). Mock community sequencing datasets (POOL5, POOL18, MBARC 16S) and benchmark performance reports are available from the corresponding author upon reasonable request. Reference databases used in this study (UNITE, </w:t>
      </w:r>
      <w:proofErr w:type="spellStart"/>
      <w:r w:rsidRPr="00113901">
        <w:rPr>
          <w:rFonts w:ascii="Times New Roman" w:hAnsi="Times New Roman" w:cs="Times New Roman"/>
          <w:lang w:val="en-GB"/>
        </w:rPr>
        <w:t>Eukariome</w:t>
      </w:r>
      <w:proofErr w:type="spellEnd"/>
      <w:r w:rsidRPr="00113901">
        <w:rPr>
          <w:rFonts w:ascii="Times New Roman" w:hAnsi="Times New Roman" w:cs="Times New Roman"/>
          <w:lang w:val="en-GB"/>
        </w:rPr>
        <w:t>, SILVA) are publicly available from their respective repositories.</w:t>
      </w:r>
    </w:p>
    <w:p w14:paraId="2B27D2A1" w14:textId="77777777" w:rsidR="006A2195" w:rsidRPr="00113901" w:rsidRDefault="006A2195" w:rsidP="00113901">
      <w:pPr>
        <w:spacing w:before="200" w:after="200"/>
        <w:jc w:val="both"/>
        <w:rPr>
          <w:rFonts w:ascii="Times New Roman" w:hAnsi="Times New Roman" w:cs="Times New Roman"/>
          <w:lang w:val="en-GB"/>
        </w:rPr>
        <w:pPrChange w:id="244" w:author="Iscka iscka" w:date="2026-04-27T13:12:00Z" w16du:dateUtc="2026-04-27T11:12:00Z">
          <w:pPr>
            <w:spacing w:before="200" w:after="200"/>
          </w:pPr>
        </w:pPrChange>
      </w:pPr>
    </w:p>
    <w:p w14:paraId="31C83F88" w14:textId="77777777" w:rsidR="006A2195" w:rsidRPr="00113901" w:rsidRDefault="00FF5A73" w:rsidP="00113901">
      <w:pPr>
        <w:jc w:val="both"/>
        <w:rPr>
          <w:rFonts w:ascii="Times New Roman" w:hAnsi="Times New Roman" w:cs="Times New Roman"/>
          <w:lang w:val="en-GB"/>
        </w:rPr>
        <w:pPrChange w:id="245" w:author="Iscka iscka" w:date="2026-04-27T13:12:00Z" w16du:dateUtc="2026-04-27T11:12:00Z">
          <w:pPr/>
        </w:pPrChange>
      </w:pPr>
      <w:r w:rsidRPr="00113901">
        <w:rPr>
          <w:rFonts w:ascii="Times New Roman" w:hAnsi="Times New Roman" w:cs="Times New Roman"/>
          <w:lang w:val="en-GB"/>
        </w:rPr>
        <w:br w:type="page"/>
      </w:r>
    </w:p>
    <w:p w14:paraId="6A3A2476" w14:textId="77777777" w:rsidR="006A2195" w:rsidRPr="00113901" w:rsidRDefault="00FF5A73" w:rsidP="00113901">
      <w:pPr>
        <w:pStyle w:val="Titolo1"/>
        <w:jc w:val="both"/>
        <w:rPr>
          <w:rFonts w:ascii="Times New Roman" w:hAnsi="Times New Roman" w:cs="Times New Roman"/>
          <w:sz w:val="22"/>
          <w:szCs w:val="22"/>
          <w:lang w:val="en-GB"/>
        </w:rPr>
        <w:pPrChange w:id="246" w:author="Iscka iscka" w:date="2026-04-27T13:12:00Z" w16du:dateUtc="2026-04-27T11:12:00Z">
          <w:pPr>
            <w:pStyle w:val="Titolo1"/>
          </w:pPr>
        </w:pPrChange>
      </w:pPr>
      <w:r w:rsidRPr="00113901">
        <w:rPr>
          <w:rFonts w:ascii="Times New Roman" w:hAnsi="Times New Roman" w:cs="Times New Roman"/>
          <w:sz w:val="22"/>
          <w:szCs w:val="22"/>
          <w:lang w:val="en-GB"/>
        </w:rPr>
        <w:lastRenderedPageBreak/>
        <w:t>References</w:t>
      </w:r>
    </w:p>
    <w:p w14:paraId="51F324C2" w14:textId="77777777" w:rsidR="006A2195" w:rsidRPr="00113901" w:rsidRDefault="00FF5A73" w:rsidP="00113901">
      <w:pPr>
        <w:spacing w:before="80" w:after="80"/>
        <w:ind w:left="360" w:hanging="360"/>
        <w:jc w:val="both"/>
        <w:rPr>
          <w:rFonts w:ascii="Times New Roman" w:hAnsi="Times New Roman" w:cs="Times New Roman"/>
        </w:rPr>
        <w:pPrChange w:id="247"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[1] Cardinali G, Corte L, Robert V. (2017). Next Generation Sequencing: problems and opportunities for next generation studies of microbial communities in food and food industry. Curr Opin Food Sci, 17, 62–67. https://doi.org/10.1016/j.cofs.2017.09.009</w:t>
      </w:r>
    </w:p>
    <w:p w14:paraId="7285BD4B" w14:textId="77777777" w:rsidR="006A2195" w:rsidRPr="00113901" w:rsidRDefault="00FF5A73" w:rsidP="00113901">
      <w:pPr>
        <w:spacing w:before="80" w:after="80"/>
        <w:ind w:left="360" w:hanging="360"/>
        <w:jc w:val="both"/>
        <w:rPr>
          <w:rFonts w:ascii="Times New Roman" w:hAnsi="Times New Roman" w:cs="Times New Roman"/>
        </w:rPr>
        <w:pPrChange w:id="248"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 Deiner K, Bik HM, Mächler E, Seymour M, Lacoursière-Roussel A, Altermatt F, Creer S, Bista I, Lodge DM, de Vere N, Pfrender ME, Bernatchez L. (2017). Environmental DNA metabarcoding: Transforming how we survey animal and plant communities. Mol Ecol, 26, 5872–5895. https://doi.org/10.1111/mec.14350</w:t>
      </w:r>
    </w:p>
    <w:p w14:paraId="0FBBE22E" w14:textId="77777777" w:rsidR="006A2195" w:rsidRPr="00113901" w:rsidRDefault="00FF5A73" w:rsidP="00113901">
      <w:pPr>
        <w:spacing w:before="80" w:after="80"/>
        <w:ind w:left="360" w:hanging="360"/>
        <w:jc w:val="both"/>
        <w:rPr>
          <w:rFonts w:ascii="Times New Roman" w:hAnsi="Times New Roman" w:cs="Times New Roman"/>
        </w:rPr>
        <w:pPrChange w:id="249"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 Liu S, Rodriguez JS, Munteanu V, Ronkowski C, Sharma NK, Alser M, Andreace F, Blekhman R, Chikhi R, Crandall KA, et al. (2025). Analysis of metagenomic data. Nat Rev Methods Primers, 5(1). https://doi.org/10.1038/s43586-024-00376-6</w:t>
      </w:r>
    </w:p>
    <w:p w14:paraId="31782CC2" w14:textId="77777777" w:rsidR="006A2195" w:rsidRPr="00113901" w:rsidRDefault="00FF5A73" w:rsidP="00113901">
      <w:pPr>
        <w:spacing w:before="80" w:after="80"/>
        <w:ind w:left="360" w:hanging="360"/>
        <w:jc w:val="both"/>
        <w:rPr>
          <w:rFonts w:ascii="Times New Roman" w:hAnsi="Times New Roman" w:cs="Times New Roman"/>
          <w:lang w:val="en-GB"/>
        </w:rPr>
        <w:pPrChange w:id="250"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[4] Schoch CL, Seifert KA, </w:t>
      </w:r>
      <w:proofErr w:type="spellStart"/>
      <w:r w:rsidRPr="00113901">
        <w:rPr>
          <w:rFonts w:ascii="Times New Roman" w:hAnsi="Times New Roman" w:cs="Times New Roman"/>
          <w:color w:val="333333"/>
          <w:lang w:val="en-GB"/>
        </w:rPr>
        <w:t>Huhndorf</w:t>
      </w:r>
      <w:proofErr w:type="spellEnd"/>
      <w:r w:rsidRPr="00113901">
        <w:rPr>
          <w:rFonts w:ascii="Times New Roman" w:hAnsi="Times New Roman" w:cs="Times New Roman"/>
          <w:color w:val="333333"/>
          <w:lang w:val="en-GB"/>
        </w:rPr>
        <w:t xml:space="preserve"> S, Robert V, Spouge JL, Levesque CA, Chen W; Fungal Barcoding Consortium. (2012). Nuclear ribosomal internal transcribed spacer (ITS) region as a universal DNA barcode marker for Fungi. Proc Natl </w:t>
      </w:r>
      <w:proofErr w:type="spellStart"/>
      <w:r w:rsidRPr="00113901">
        <w:rPr>
          <w:rFonts w:ascii="Times New Roman" w:hAnsi="Times New Roman" w:cs="Times New Roman"/>
          <w:color w:val="333333"/>
          <w:lang w:val="en-GB"/>
        </w:rPr>
        <w:t>Acad</w:t>
      </w:r>
      <w:proofErr w:type="spellEnd"/>
      <w:r w:rsidRPr="00113901">
        <w:rPr>
          <w:rFonts w:ascii="Times New Roman" w:hAnsi="Times New Roman" w:cs="Times New Roman"/>
          <w:color w:val="333333"/>
          <w:lang w:val="en-GB"/>
        </w:rPr>
        <w:t xml:space="preserve"> Sci USA, 109, 6241–6246. https://doi.org/10.1073/pnas.1117018109</w:t>
      </w:r>
    </w:p>
    <w:p w14:paraId="51227344" w14:textId="77777777" w:rsidR="006A2195" w:rsidRPr="00113901" w:rsidRDefault="00FF5A73" w:rsidP="00113901">
      <w:pPr>
        <w:spacing w:before="80" w:after="80"/>
        <w:ind w:left="360" w:hanging="360"/>
        <w:jc w:val="both"/>
        <w:rPr>
          <w:rFonts w:ascii="Times New Roman" w:hAnsi="Times New Roman" w:cs="Times New Roman"/>
          <w:lang w:val="en-GB"/>
        </w:rPr>
        <w:pPrChange w:id="251"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[5] </w:t>
      </w:r>
      <w:proofErr w:type="spellStart"/>
      <w:r w:rsidRPr="00113901">
        <w:rPr>
          <w:rFonts w:ascii="Times New Roman" w:hAnsi="Times New Roman" w:cs="Times New Roman"/>
          <w:color w:val="333333"/>
          <w:lang w:val="en-GB"/>
        </w:rPr>
        <w:t>Bolyen</w:t>
      </w:r>
      <w:proofErr w:type="spellEnd"/>
      <w:r w:rsidRPr="00113901">
        <w:rPr>
          <w:rFonts w:ascii="Times New Roman" w:hAnsi="Times New Roman" w:cs="Times New Roman"/>
          <w:color w:val="333333"/>
          <w:lang w:val="en-GB"/>
        </w:rPr>
        <w:t xml:space="preserve"> E, Rideout JR, Dillon MR, </w:t>
      </w:r>
      <w:proofErr w:type="spellStart"/>
      <w:r w:rsidRPr="00113901">
        <w:rPr>
          <w:rFonts w:ascii="Times New Roman" w:hAnsi="Times New Roman" w:cs="Times New Roman"/>
          <w:color w:val="333333"/>
          <w:lang w:val="en-GB"/>
        </w:rPr>
        <w:t>Bokulich</w:t>
      </w:r>
      <w:proofErr w:type="spellEnd"/>
      <w:r w:rsidRPr="00113901">
        <w:rPr>
          <w:rFonts w:ascii="Times New Roman" w:hAnsi="Times New Roman" w:cs="Times New Roman"/>
          <w:color w:val="333333"/>
          <w:lang w:val="en-GB"/>
        </w:rPr>
        <w:t xml:space="preserve"> NA, Abnet CC, Al-</w:t>
      </w:r>
      <w:proofErr w:type="spellStart"/>
      <w:r w:rsidRPr="00113901">
        <w:rPr>
          <w:rFonts w:ascii="Times New Roman" w:hAnsi="Times New Roman" w:cs="Times New Roman"/>
          <w:color w:val="333333"/>
          <w:lang w:val="en-GB"/>
        </w:rPr>
        <w:t>Ghalith</w:t>
      </w:r>
      <w:proofErr w:type="spellEnd"/>
      <w:r w:rsidRPr="00113901">
        <w:rPr>
          <w:rFonts w:ascii="Times New Roman" w:hAnsi="Times New Roman" w:cs="Times New Roman"/>
          <w:color w:val="333333"/>
          <w:lang w:val="en-GB"/>
        </w:rPr>
        <w:t xml:space="preserve"> GA, Alexander H, Alm EJ, Arumugam M, Asnicar F, et al. (2019). Reproducible, interactive, scalable and extensible microbiome data science using QIIME 2. Nat </w:t>
      </w:r>
      <w:proofErr w:type="spellStart"/>
      <w:r w:rsidRPr="00113901">
        <w:rPr>
          <w:rFonts w:ascii="Times New Roman" w:hAnsi="Times New Roman" w:cs="Times New Roman"/>
          <w:color w:val="333333"/>
          <w:lang w:val="en-GB"/>
        </w:rPr>
        <w:t>Biotechnol</w:t>
      </w:r>
      <w:proofErr w:type="spellEnd"/>
      <w:r w:rsidRPr="00113901">
        <w:rPr>
          <w:rFonts w:ascii="Times New Roman" w:hAnsi="Times New Roman" w:cs="Times New Roman"/>
          <w:color w:val="333333"/>
          <w:lang w:val="en-GB"/>
        </w:rPr>
        <w:t>, 37, 852–857. https://doi.org/10.1038/s41587-019-0209-9</w:t>
      </w:r>
    </w:p>
    <w:p w14:paraId="5395BDD3" w14:textId="77777777" w:rsidR="006A2195" w:rsidRPr="00113901" w:rsidRDefault="00FF5A73" w:rsidP="00113901">
      <w:pPr>
        <w:spacing w:before="80" w:after="80"/>
        <w:ind w:left="360" w:hanging="360"/>
        <w:jc w:val="both"/>
        <w:rPr>
          <w:rFonts w:ascii="Times New Roman" w:hAnsi="Times New Roman" w:cs="Times New Roman"/>
          <w:lang w:val="en-GB"/>
        </w:rPr>
        <w:pPrChange w:id="252"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[6] Jain M, Olsen HE, Paten B, Akeson M. (2016). The Oxford Nanopore </w:t>
      </w:r>
      <w:proofErr w:type="spellStart"/>
      <w:r w:rsidRPr="00113901">
        <w:rPr>
          <w:rFonts w:ascii="Times New Roman" w:hAnsi="Times New Roman" w:cs="Times New Roman"/>
          <w:color w:val="333333"/>
          <w:lang w:val="en-GB"/>
        </w:rPr>
        <w:t>MinION</w:t>
      </w:r>
      <w:proofErr w:type="spellEnd"/>
      <w:r w:rsidRPr="00113901">
        <w:rPr>
          <w:rFonts w:ascii="Times New Roman" w:hAnsi="Times New Roman" w:cs="Times New Roman"/>
          <w:color w:val="333333"/>
          <w:lang w:val="en-GB"/>
        </w:rPr>
        <w:t xml:space="preserve">: delivery of nanopore sequencing to the genomics community. Genome </w:t>
      </w:r>
      <w:proofErr w:type="spellStart"/>
      <w:r w:rsidRPr="00113901">
        <w:rPr>
          <w:rFonts w:ascii="Times New Roman" w:hAnsi="Times New Roman" w:cs="Times New Roman"/>
          <w:color w:val="333333"/>
          <w:lang w:val="en-GB"/>
        </w:rPr>
        <w:t>Biol</w:t>
      </w:r>
      <w:proofErr w:type="spellEnd"/>
      <w:r w:rsidRPr="00113901">
        <w:rPr>
          <w:rFonts w:ascii="Times New Roman" w:hAnsi="Times New Roman" w:cs="Times New Roman"/>
          <w:color w:val="333333"/>
          <w:lang w:val="en-GB"/>
        </w:rPr>
        <w:t>, 17, 239. https://doi.org/10.1186/s13059-016-1103-0</w:t>
      </w:r>
    </w:p>
    <w:p w14:paraId="72F1D27C" w14:textId="77777777" w:rsidR="006A2195" w:rsidRPr="00113901" w:rsidRDefault="00FF5A73" w:rsidP="00113901">
      <w:pPr>
        <w:spacing w:before="80" w:after="80"/>
        <w:ind w:left="360" w:hanging="360"/>
        <w:jc w:val="both"/>
        <w:rPr>
          <w:rFonts w:ascii="Times New Roman" w:hAnsi="Times New Roman" w:cs="Times New Roman"/>
          <w:lang w:val="en-GB"/>
        </w:rPr>
        <w:pPrChange w:id="253"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[7] Tedersoo L, Bahram M, Zinger L, Nilsson RH, Kennedy PG, Yang T, </w:t>
      </w:r>
      <w:proofErr w:type="spellStart"/>
      <w:r w:rsidRPr="00113901">
        <w:rPr>
          <w:rFonts w:ascii="Times New Roman" w:hAnsi="Times New Roman" w:cs="Times New Roman"/>
          <w:color w:val="333333"/>
          <w:lang w:val="en-GB"/>
        </w:rPr>
        <w:t>Anslan</w:t>
      </w:r>
      <w:proofErr w:type="spellEnd"/>
      <w:r w:rsidRPr="00113901">
        <w:rPr>
          <w:rFonts w:ascii="Times New Roman" w:hAnsi="Times New Roman" w:cs="Times New Roman"/>
          <w:color w:val="333333"/>
          <w:lang w:val="en-GB"/>
        </w:rPr>
        <w:t xml:space="preserve"> S, </w:t>
      </w:r>
      <w:proofErr w:type="spellStart"/>
      <w:r w:rsidRPr="00113901">
        <w:rPr>
          <w:rFonts w:ascii="Times New Roman" w:hAnsi="Times New Roman" w:cs="Times New Roman"/>
          <w:color w:val="333333"/>
          <w:lang w:val="en-GB"/>
        </w:rPr>
        <w:t>Mikryukov</w:t>
      </w:r>
      <w:proofErr w:type="spellEnd"/>
      <w:r w:rsidRPr="00113901">
        <w:rPr>
          <w:rFonts w:ascii="Times New Roman" w:hAnsi="Times New Roman" w:cs="Times New Roman"/>
          <w:color w:val="333333"/>
          <w:lang w:val="en-GB"/>
        </w:rPr>
        <w:t xml:space="preserve"> V. (2022). Best practices in metabarcoding of fungi: from experimental design to bioinformatic analysis. Mol </w:t>
      </w:r>
      <w:proofErr w:type="spellStart"/>
      <w:r w:rsidRPr="00113901">
        <w:rPr>
          <w:rFonts w:ascii="Times New Roman" w:hAnsi="Times New Roman" w:cs="Times New Roman"/>
          <w:color w:val="333333"/>
          <w:lang w:val="en-GB"/>
        </w:rPr>
        <w:t>Ecol</w:t>
      </w:r>
      <w:proofErr w:type="spellEnd"/>
      <w:r w:rsidRPr="00113901">
        <w:rPr>
          <w:rFonts w:ascii="Times New Roman" w:hAnsi="Times New Roman" w:cs="Times New Roman"/>
          <w:color w:val="333333"/>
          <w:lang w:val="en-GB"/>
        </w:rPr>
        <w:t>, 31, 2769–2795. https://doi.org/10.1111/mec.16460</w:t>
      </w:r>
    </w:p>
    <w:p w14:paraId="1C7B61A7" w14:textId="77777777" w:rsidR="006A2195" w:rsidRPr="00113901" w:rsidRDefault="00FF5A73" w:rsidP="00113901">
      <w:pPr>
        <w:spacing w:before="80" w:after="80"/>
        <w:ind w:left="360" w:hanging="360"/>
        <w:jc w:val="both"/>
        <w:rPr>
          <w:rFonts w:ascii="Times New Roman" w:hAnsi="Times New Roman" w:cs="Times New Roman"/>
          <w:lang w:val="en-GB"/>
        </w:rPr>
        <w:pPrChange w:id="254"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[8] Heeger F, Bourne EC, </w:t>
      </w:r>
      <w:proofErr w:type="spellStart"/>
      <w:r w:rsidRPr="00113901">
        <w:rPr>
          <w:rFonts w:ascii="Times New Roman" w:hAnsi="Times New Roman" w:cs="Times New Roman"/>
          <w:color w:val="333333"/>
          <w:lang w:val="en-GB"/>
        </w:rPr>
        <w:t>Baschien</w:t>
      </w:r>
      <w:proofErr w:type="spellEnd"/>
      <w:r w:rsidRPr="00113901">
        <w:rPr>
          <w:rFonts w:ascii="Times New Roman" w:hAnsi="Times New Roman" w:cs="Times New Roman"/>
          <w:color w:val="333333"/>
          <w:lang w:val="en-GB"/>
        </w:rPr>
        <w:t xml:space="preserve"> C, Yurkov A, Bunk B, </w:t>
      </w:r>
      <w:proofErr w:type="spellStart"/>
      <w:r w:rsidRPr="00113901">
        <w:rPr>
          <w:rFonts w:ascii="Times New Roman" w:hAnsi="Times New Roman" w:cs="Times New Roman"/>
          <w:color w:val="333333"/>
          <w:lang w:val="en-GB"/>
        </w:rPr>
        <w:t>Spröer</w:t>
      </w:r>
      <w:proofErr w:type="spellEnd"/>
      <w:r w:rsidRPr="00113901">
        <w:rPr>
          <w:rFonts w:ascii="Times New Roman" w:hAnsi="Times New Roman" w:cs="Times New Roman"/>
          <w:color w:val="333333"/>
          <w:lang w:val="en-GB"/>
        </w:rPr>
        <w:t xml:space="preserve"> C, Overmann J, Mazzoni CJ, Monaghan MT. (2018). Long-read DNA metabarcoding of ribosomal RNA in the analysis of fungi from aquatic environments. Mol </w:t>
      </w:r>
      <w:proofErr w:type="spellStart"/>
      <w:r w:rsidRPr="00113901">
        <w:rPr>
          <w:rFonts w:ascii="Times New Roman" w:hAnsi="Times New Roman" w:cs="Times New Roman"/>
          <w:color w:val="333333"/>
          <w:lang w:val="en-GB"/>
        </w:rPr>
        <w:t>Ecol</w:t>
      </w:r>
      <w:proofErr w:type="spellEnd"/>
      <w:r w:rsidRPr="00113901">
        <w:rPr>
          <w:rFonts w:ascii="Times New Roman" w:hAnsi="Times New Roman" w:cs="Times New Roman"/>
          <w:color w:val="333333"/>
          <w:lang w:val="en-GB"/>
        </w:rPr>
        <w:t xml:space="preserve"> </w:t>
      </w:r>
      <w:proofErr w:type="spellStart"/>
      <w:r w:rsidRPr="00113901">
        <w:rPr>
          <w:rFonts w:ascii="Times New Roman" w:hAnsi="Times New Roman" w:cs="Times New Roman"/>
          <w:color w:val="333333"/>
          <w:lang w:val="en-GB"/>
        </w:rPr>
        <w:t>Resour</w:t>
      </w:r>
      <w:proofErr w:type="spellEnd"/>
      <w:r w:rsidRPr="00113901">
        <w:rPr>
          <w:rFonts w:ascii="Times New Roman" w:hAnsi="Times New Roman" w:cs="Times New Roman"/>
          <w:color w:val="333333"/>
          <w:lang w:val="en-GB"/>
        </w:rPr>
        <w:t>, 18, 1500–1514. https://doi.org/10.1111/1755-0998.12937</w:t>
      </w:r>
    </w:p>
    <w:p w14:paraId="51876323" w14:textId="77777777" w:rsidR="006A2195" w:rsidRPr="00113901" w:rsidRDefault="00FF5A73" w:rsidP="00113901">
      <w:pPr>
        <w:spacing w:before="80" w:after="80"/>
        <w:ind w:left="360" w:hanging="360"/>
        <w:jc w:val="both"/>
        <w:rPr>
          <w:rFonts w:ascii="Times New Roman" w:hAnsi="Times New Roman" w:cs="Times New Roman"/>
          <w:lang w:val="en-GB"/>
        </w:rPr>
        <w:pPrChange w:id="255"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[9] </w:t>
      </w:r>
      <w:proofErr w:type="spellStart"/>
      <w:r w:rsidRPr="00113901">
        <w:rPr>
          <w:rFonts w:ascii="Times New Roman" w:hAnsi="Times New Roman" w:cs="Times New Roman"/>
          <w:color w:val="333333"/>
          <w:lang w:val="en-GB"/>
        </w:rPr>
        <w:t>Portik</w:t>
      </w:r>
      <w:proofErr w:type="spellEnd"/>
      <w:r w:rsidRPr="00113901">
        <w:rPr>
          <w:rFonts w:ascii="Times New Roman" w:hAnsi="Times New Roman" w:cs="Times New Roman"/>
          <w:color w:val="333333"/>
          <w:lang w:val="en-GB"/>
        </w:rPr>
        <w:t xml:space="preserve"> DM, Brown CT, Pierce-Ward NT, Bhatt M, </w:t>
      </w:r>
      <w:proofErr w:type="spellStart"/>
      <w:r w:rsidRPr="00113901">
        <w:rPr>
          <w:rFonts w:ascii="Times New Roman" w:hAnsi="Times New Roman" w:cs="Times New Roman"/>
          <w:color w:val="333333"/>
          <w:lang w:val="en-GB"/>
        </w:rPr>
        <w:t>Fofanov</w:t>
      </w:r>
      <w:proofErr w:type="spellEnd"/>
      <w:r w:rsidRPr="00113901">
        <w:rPr>
          <w:rFonts w:ascii="Times New Roman" w:hAnsi="Times New Roman" w:cs="Times New Roman"/>
          <w:color w:val="333333"/>
          <w:lang w:val="en-GB"/>
        </w:rPr>
        <w:t xml:space="preserve"> VY, </w:t>
      </w:r>
      <w:proofErr w:type="spellStart"/>
      <w:r w:rsidRPr="00113901">
        <w:rPr>
          <w:rFonts w:ascii="Times New Roman" w:hAnsi="Times New Roman" w:cs="Times New Roman"/>
          <w:color w:val="333333"/>
          <w:lang w:val="en-GB"/>
        </w:rPr>
        <w:t>Byzov</w:t>
      </w:r>
      <w:proofErr w:type="spellEnd"/>
      <w:r w:rsidRPr="00113901">
        <w:rPr>
          <w:rFonts w:ascii="Times New Roman" w:hAnsi="Times New Roman" w:cs="Times New Roman"/>
          <w:color w:val="333333"/>
          <w:lang w:val="en-GB"/>
        </w:rPr>
        <w:t xml:space="preserve"> BS, Weisman CM, Brown JB, Pierce-Ward NT. (2022). Evaluation of taxonomic classification and profiling methods for long-read shotgun metagenomic sequencing datasets. BMC Bioinformatics, 23, 541. https://doi.org/10.1186/s12859-022-05103-0</w:t>
      </w:r>
    </w:p>
    <w:p w14:paraId="35E0C2D2" w14:textId="77777777" w:rsidR="006A2195" w:rsidRPr="00113901" w:rsidRDefault="00FF5A73" w:rsidP="00113901">
      <w:pPr>
        <w:spacing w:before="80" w:after="80"/>
        <w:ind w:left="360" w:hanging="360"/>
        <w:jc w:val="both"/>
        <w:rPr>
          <w:rFonts w:ascii="Times New Roman" w:hAnsi="Times New Roman" w:cs="Times New Roman"/>
        </w:rPr>
        <w:pPrChange w:id="256"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[10] Pearman WS, Freed NE, Silander OK. (2020). Testing the advantages and disadvantages of short- and long- read metagenomics to characterize marine microbial communities. </w:t>
      </w:r>
      <w:r w:rsidRPr="00113901">
        <w:rPr>
          <w:rFonts w:ascii="Times New Roman" w:hAnsi="Times New Roman" w:cs="Times New Roman"/>
          <w:color w:val="333333"/>
        </w:rPr>
        <w:t>Sci Rep, 10, 9901. https://doi.org/10.1038/s41598-020-66883-w</w:t>
      </w:r>
    </w:p>
    <w:p w14:paraId="31ACCCE6" w14:textId="77777777" w:rsidR="006A2195" w:rsidRPr="00113901" w:rsidRDefault="00FF5A73" w:rsidP="00113901">
      <w:pPr>
        <w:spacing w:before="80" w:after="80"/>
        <w:ind w:left="360" w:hanging="360"/>
        <w:jc w:val="both"/>
        <w:rPr>
          <w:rFonts w:ascii="Times New Roman" w:hAnsi="Times New Roman" w:cs="Times New Roman"/>
          <w:lang w:val="en-GB"/>
        </w:rPr>
        <w:pPrChange w:id="257"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[11] </w:t>
      </w:r>
      <w:proofErr w:type="spellStart"/>
      <w:r w:rsidRPr="00113901">
        <w:rPr>
          <w:rFonts w:ascii="Times New Roman" w:hAnsi="Times New Roman" w:cs="Times New Roman"/>
          <w:color w:val="333333"/>
          <w:lang w:val="en-GB"/>
        </w:rPr>
        <w:t>Ewels</w:t>
      </w:r>
      <w:proofErr w:type="spellEnd"/>
      <w:r w:rsidRPr="00113901">
        <w:rPr>
          <w:rFonts w:ascii="Times New Roman" w:hAnsi="Times New Roman" w:cs="Times New Roman"/>
          <w:color w:val="333333"/>
          <w:lang w:val="en-GB"/>
        </w:rPr>
        <w:t xml:space="preserve"> PA, Peltzer A, Fillinger S, Patel H, </w:t>
      </w:r>
      <w:proofErr w:type="spellStart"/>
      <w:r w:rsidRPr="00113901">
        <w:rPr>
          <w:rFonts w:ascii="Times New Roman" w:hAnsi="Times New Roman" w:cs="Times New Roman"/>
          <w:color w:val="333333"/>
          <w:lang w:val="en-GB"/>
        </w:rPr>
        <w:t>Alneberg</w:t>
      </w:r>
      <w:proofErr w:type="spellEnd"/>
      <w:r w:rsidRPr="00113901">
        <w:rPr>
          <w:rFonts w:ascii="Times New Roman" w:hAnsi="Times New Roman" w:cs="Times New Roman"/>
          <w:color w:val="333333"/>
          <w:lang w:val="en-GB"/>
        </w:rPr>
        <w:t xml:space="preserve"> J, Wilm A, Garcia MU, Di Tommaso P, </w:t>
      </w:r>
      <w:proofErr w:type="spellStart"/>
      <w:r w:rsidRPr="00113901">
        <w:rPr>
          <w:rFonts w:ascii="Times New Roman" w:hAnsi="Times New Roman" w:cs="Times New Roman"/>
          <w:color w:val="333333"/>
          <w:lang w:val="en-GB"/>
        </w:rPr>
        <w:t>Nahnsen</w:t>
      </w:r>
      <w:proofErr w:type="spellEnd"/>
      <w:r w:rsidRPr="00113901">
        <w:rPr>
          <w:rFonts w:ascii="Times New Roman" w:hAnsi="Times New Roman" w:cs="Times New Roman"/>
          <w:color w:val="333333"/>
          <w:lang w:val="en-GB"/>
        </w:rPr>
        <w:t xml:space="preserve"> S. (2020). The </w:t>
      </w:r>
      <w:proofErr w:type="spellStart"/>
      <w:r w:rsidRPr="00113901">
        <w:rPr>
          <w:rFonts w:ascii="Times New Roman" w:hAnsi="Times New Roman" w:cs="Times New Roman"/>
          <w:color w:val="333333"/>
          <w:lang w:val="en-GB"/>
        </w:rPr>
        <w:t>nf</w:t>
      </w:r>
      <w:proofErr w:type="spellEnd"/>
      <w:r w:rsidRPr="00113901">
        <w:rPr>
          <w:rFonts w:ascii="Times New Roman" w:hAnsi="Times New Roman" w:cs="Times New Roman"/>
          <w:color w:val="333333"/>
          <w:lang w:val="en-GB"/>
        </w:rPr>
        <w:t xml:space="preserve">-core framework for community-curated bioinformatics pipelines. Nat </w:t>
      </w:r>
      <w:proofErr w:type="spellStart"/>
      <w:r w:rsidRPr="00113901">
        <w:rPr>
          <w:rFonts w:ascii="Times New Roman" w:hAnsi="Times New Roman" w:cs="Times New Roman"/>
          <w:color w:val="333333"/>
          <w:lang w:val="en-GB"/>
        </w:rPr>
        <w:t>Biotechnol</w:t>
      </w:r>
      <w:proofErr w:type="spellEnd"/>
      <w:r w:rsidRPr="00113901">
        <w:rPr>
          <w:rFonts w:ascii="Times New Roman" w:hAnsi="Times New Roman" w:cs="Times New Roman"/>
          <w:color w:val="333333"/>
          <w:lang w:val="en-GB"/>
        </w:rPr>
        <w:t>, 38, 276–278. https://doi.org/10.1038/s41587-020-0439-x</w:t>
      </w:r>
    </w:p>
    <w:p w14:paraId="45E00CCA" w14:textId="77777777" w:rsidR="006A2195" w:rsidRPr="00113901" w:rsidRDefault="00FF5A73" w:rsidP="00113901">
      <w:pPr>
        <w:spacing w:before="80" w:after="80"/>
        <w:ind w:left="360" w:hanging="360"/>
        <w:jc w:val="both"/>
        <w:rPr>
          <w:rFonts w:ascii="Times New Roman" w:hAnsi="Times New Roman" w:cs="Times New Roman"/>
          <w:lang w:val="en-GB"/>
        </w:rPr>
        <w:pPrChange w:id="258"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[12] Oxford Nanopore Technologies. (2024). EPI2ME wf-16s: 16S rRNA amplicon analysis workflow. GitHub repository. https://github.com/epi2me-labs/wf-16s</w:t>
      </w:r>
    </w:p>
    <w:p w14:paraId="1AA6254E" w14:textId="77777777" w:rsidR="006A2195" w:rsidRPr="00113901" w:rsidRDefault="00FF5A73" w:rsidP="00113901">
      <w:pPr>
        <w:spacing w:before="80" w:after="80"/>
        <w:ind w:left="360" w:hanging="360"/>
        <w:jc w:val="both"/>
        <w:rPr>
          <w:rFonts w:ascii="Times New Roman" w:hAnsi="Times New Roman" w:cs="Times New Roman"/>
          <w:lang w:val="en-GB"/>
        </w:rPr>
        <w:pPrChange w:id="259" w:author="Iscka iscka" w:date="2026-04-27T13:12:00Z" w16du:dateUtc="2026-04-27T11:12:00Z">
          <w:pPr>
            <w:spacing w:before="80" w:after="80"/>
            <w:ind w:left="360" w:hanging="360"/>
          </w:pPr>
        </w:pPrChange>
      </w:pPr>
      <w:r w:rsidRPr="00113901">
        <w:rPr>
          <w:rFonts w:ascii="Times New Roman" w:hAnsi="Times New Roman" w:cs="Times New Roman"/>
          <w:color w:val="333333"/>
        </w:rPr>
        <w:t xml:space="preserve">[13] Di Tommaso P, </w:t>
      </w:r>
      <w:proofErr w:type="spellStart"/>
      <w:r w:rsidRPr="00113901">
        <w:rPr>
          <w:rFonts w:ascii="Times New Roman" w:hAnsi="Times New Roman" w:cs="Times New Roman"/>
          <w:color w:val="333333"/>
        </w:rPr>
        <w:t>Chatzou</w:t>
      </w:r>
      <w:proofErr w:type="spellEnd"/>
      <w:r w:rsidRPr="00113901">
        <w:rPr>
          <w:rFonts w:ascii="Times New Roman" w:hAnsi="Times New Roman" w:cs="Times New Roman"/>
          <w:color w:val="333333"/>
        </w:rPr>
        <w:t xml:space="preserve"> M, Floden EW, Barja PP, Palumbo E, </w:t>
      </w:r>
      <w:proofErr w:type="spellStart"/>
      <w:r w:rsidRPr="00113901">
        <w:rPr>
          <w:rFonts w:ascii="Times New Roman" w:hAnsi="Times New Roman" w:cs="Times New Roman"/>
          <w:color w:val="333333"/>
        </w:rPr>
        <w:t>Notredame</w:t>
      </w:r>
      <w:proofErr w:type="spellEnd"/>
      <w:r w:rsidRPr="00113901">
        <w:rPr>
          <w:rFonts w:ascii="Times New Roman" w:hAnsi="Times New Roman" w:cs="Times New Roman"/>
          <w:color w:val="333333"/>
        </w:rPr>
        <w:t xml:space="preserve"> C. (2017). </w:t>
      </w:r>
      <w:proofErr w:type="spellStart"/>
      <w:r w:rsidRPr="00113901">
        <w:rPr>
          <w:rFonts w:ascii="Times New Roman" w:hAnsi="Times New Roman" w:cs="Times New Roman"/>
          <w:color w:val="333333"/>
          <w:lang w:val="en-GB"/>
        </w:rPr>
        <w:t>Nextflow</w:t>
      </w:r>
      <w:proofErr w:type="spellEnd"/>
      <w:r w:rsidRPr="00113901">
        <w:rPr>
          <w:rFonts w:ascii="Times New Roman" w:hAnsi="Times New Roman" w:cs="Times New Roman"/>
          <w:color w:val="333333"/>
          <w:lang w:val="en-GB"/>
        </w:rPr>
        <w:t xml:space="preserve"> enables reproducible computational workflows. Nat </w:t>
      </w:r>
      <w:proofErr w:type="spellStart"/>
      <w:r w:rsidRPr="00113901">
        <w:rPr>
          <w:rFonts w:ascii="Times New Roman" w:hAnsi="Times New Roman" w:cs="Times New Roman"/>
          <w:color w:val="333333"/>
          <w:lang w:val="en-GB"/>
        </w:rPr>
        <w:t>Biotechnol</w:t>
      </w:r>
      <w:proofErr w:type="spellEnd"/>
      <w:r w:rsidRPr="00113901">
        <w:rPr>
          <w:rFonts w:ascii="Times New Roman" w:hAnsi="Times New Roman" w:cs="Times New Roman"/>
          <w:color w:val="333333"/>
          <w:lang w:val="en-GB"/>
        </w:rPr>
        <w:t>, 35, 316–319. https://doi.org/10.1038/nbt.3820</w:t>
      </w:r>
    </w:p>
    <w:p w14:paraId="13D0EFAC" w14:textId="77777777" w:rsidR="006A2195" w:rsidRPr="00113901" w:rsidRDefault="00FF5A73" w:rsidP="00113901">
      <w:pPr>
        <w:spacing w:before="80" w:after="80"/>
        <w:ind w:left="360" w:hanging="360"/>
        <w:jc w:val="both"/>
        <w:rPr>
          <w:rFonts w:ascii="Times New Roman" w:hAnsi="Times New Roman" w:cs="Times New Roman"/>
          <w:lang w:val="en-GB"/>
        </w:rPr>
        <w:pPrChange w:id="260"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[14] Koster J, </w:t>
      </w:r>
      <w:proofErr w:type="spellStart"/>
      <w:r w:rsidRPr="00113901">
        <w:rPr>
          <w:rFonts w:ascii="Times New Roman" w:hAnsi="Times New Roman" w:cs="Times New Roman"/>
          <w:color w:val="333333"/>
          <w:lang w:val="en-GB"/>
        </w:rPr>
        <w:t>Rahmann</w:t>
      </w:r>
      <w:proofErr w:type="spellEnd"/>
      <w:r w:rsidRPr="00113901">
        <w:rPr>
          <w:rFonts w:ascii="Times New Roman" w:hAnsi="Times New Roman" w:cs="Times New Roman"/>
          <w:color w:val="333333"/>
          <w:lang w:val="en-GB"/>
        </w:rPr>
        <w:t xml:space="preserve"> S. (2012). </w:t>
      </w:r>
      <w:proofErr w:type="spellStart"/>
      <w:r w:rsidRPr="00113901">
        <w:rPr>
          <w:rFonts w:ascii="Times New Roman" w:hAnsi="Times New Roman" w:cs="Times New Roman"/>
          <w:color w:val="333333"/>
          <w:lang w:val="en-GB"/>
        </w:rPr>
        <w:t>Snakemake</w:t>
      </w:r>
      <w:proofErr w:type="spellEnd"/>
      <w:r w:rsidRPr="00113901">
        <w:rPr>
          <w:rFonts w:ascii="Times New Roman" w:hAnsi="Times New Roman" w:cs="Times New Roman"/>
          <w:color w:val="333333"/>
          <w:lang w:val="en-GB"/>
        </w:rPr>
        <w:t>—a scalable bioinformatics workflow engine. Bioinformatics, 28, 2520–2522. https://doi.org/10.1093/bioinformatics/bts480</w:t>
      </w:r>
    </w:p>
    <w:p w14:paraId="0A9ED067" w14:textId="77777777" w:rsidR="006A2195" w:rsidRPr="00113901" w:rsidRDefault="00FF5A73" w:rsidP="00113901">
      <w:pPr>
        <w:spacing w:before="80" w:after="80"/>
        <w:ind w:left="360" w:hanging="360"/>
        <w:jc w:val="both"/>
        <w:rPr>
          <w:rFonts w:ascii="Times New Roman" w:hAnsi="Times New Roman" w:cs="Times New Roman"/>
        </w:rPr>
        <w:pPrChange w:id="261"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[15] Hakimzadeh A, Asbun AA, Albanese D, Bernard M, Buchner D, Callahan B, Caporaso JG, Curd E, Djemiel C, Brandström Durling M, Elbrecht V, Gold Z, Gweon HS, Hajibabaei M, Hildebrand F, Mikryukov V, Krehenwinkel H, Lammel DR, Lanzén A, Liu S, Martínez Arbas S, Mysara M, Nilsson RH, Pawlowski J, Pereira-da-Conceicoa L, Petchey OL, Probst AJ, Schloss PD, Schmidt </w:t>
      </w:r>
      <w:r w:rsidRPr="00113901">
        <w:rPr>
          <w:rFonts w:ascii="Times New Roman" w:hAnsi="Times New Roman" w:cs="Times New Roman"/>
          <w:color w:val="333333"/>
          <w:lang w:val="en-GB"/>
        </w:rPr>
        <w:lastRenderedPageBreak/>
        <w:t>R, Tedersoo L, Stefani F, Vitecek S, Wenne R, Yamamoto S, Yarza P, Anslan S. (2024). A pile of pipelines: An overview of the bioinformatics software for metabarcoding data analyses. Mol Ecol Resour, 24, e13847. https://doi.org/10.1111/1755-0998.13847</w:t>
      </w:r>
    </w:p>
    <w:p w14:paraId="4D3D5B30" w14:textId="77777777" w:rsidR="006A2195" w:rsidRPr="00113901" w:rsidRDefault="00FF5A73" w:rsidP="00113901">
      <w:pPr>
        <w:spacing w:before="80" w:after="80"/>
        <w:ind w:left="360" w:hanging="360"/>
        <w:jc w:val="both"/>
        <w:rPr>
          <w:rFonts w:ascii="Times New Roman" w:hAnsi="Times New Roman" w:cs="Times New Roman"/>
          <w:lang w:val="en-GB"/>
        </w:rPr>
        <w:pPrChange w:id="262"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[16] Wood DE, Lu J, Langmead B. (2019). Improved metagenomic analysis with Kraken 2. Genome </w:t>
      </w:r>
      <w:proofErr w:type="spellStart"/>
      <w:r w:rsidRPr="00113901">
        <w:rPr>
          <w:rFonts w:ascii="Times New Roman" w:hAnsi="Times New Roman" w:cs="Times New Roman"/>
          <w:color w:val="333333"/>
          <w:lang w:val="en-GB"/>
        </w:rPr>
        <w:t>Biol</w:t>
      </w:r>
      <w:proofErr w:type="spellEnd"/>
      <w:r w:rsidRPr="00113901">
        <w:rPr>
          <w:rFonts w:ascii="Times New Roman" w:hAnsi="Times New Roman" w:cs="Times New Roman"/>
          <w:color w:val="333333"/>
          <w:lang w:val="en-GB"/>
        </w:rPr>
        <w:t>, 20, 257. https://doi.org/10.1186/s13059-019-1891-0</w:t>
      </w:r>
    </w:p>
    <w:p w14:paraId="672F11F6" w14:textId="77777777" w:rsidR="006A2195" w:rsidRPr="00113901" w:rsidRDefault="00FF5A73" w:rsidP="00113901">
      <w:pPr>
        <w:spacing w:before="80" w:after="80"/>
        <w:ind w:left="360" w:hanging="360"/>
        <w:jc w:val="both"/>
        <w:rPr>
          <w:rFonts w:ascii="Times New Roman" w:hAnsi="Times New Roman" w:cs="Times New Roman"/>
          <w:lang w:val="en-GB"/>
        </w:rPr>
        <w:pPrChange w:id="263"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[17] </w:t>
      </w:r>
      <w:proofErr w:type="spellStart"/>
      <w:r w:rsidRPr="00113901">
        <w:rPr>
          <w:rFonts w:ascii="Times New Roman" w:hAnsi="Times New Roman" w:cs="Times New Roman"/>
          <w:color w:val="333333"/>
          <w:lang w:val="en-GB"/>
        </w:rPr>
        <w:t>Afgan</w:t>
      </w:r>
      <w:proofErr w:type="spellEnd"/>
      <w:r w:rsidRPr="00113901">
        <w:rPr>
          <w:rFonts w:ascii="Times New Roman" w:hAnsi="Times New Roman" w:cs="Times New Roman"/>
          <w:color w:val="333333"/>
          <w:lang w:val="en-GB"/>
        </w:rPr>
        <w:t xml:space="preserve"> E, Baker D, </w:t>
      </w:r>
      <w:proofErr w:type="spellStart"/>
      <w:r w:rsidRPr="00113901">
        <w:rPr>
          <w:rFonts w:ascii="Times New Roman" w:hAnsi="Times New Roman" w:cs="Times New Roman"/>
          <w:color w:val="333333"/>
          <w:lang w:val="en-GB"/>
        </w:rPr>
        <w:t>Batut</w:t>
      </w:r>
      <w:proofErr w:type="spellEnd"/>
      <w:r w:rsidRPr="00113901">
        <w:rPr>
          <w:rFonts w:ascii="Times New Roman" w:hAnsi="Times New Roman" w:cs="Times New Roman"/>
          <w:color w:val="333333"/>
          <w:lang w:val="en-GB"/>
        </w:rPr>
        <w:t xml:space="preserve"> B, van den Beek M, Bouvier D, Čech M, Chilton J, Clements D, </w:t>
      </w:r>
      <w:proofErr w:type="spellStart"/>
      <w:r w:rsidRPr="00113901">
        <w:rPr>
          <w:rFonts w:ascii="Times New Roman" w:hAnsi="Times New Roman" w:cs="Times New Roman"/>
          <w:color w:val="333333"/>
          <w:lang w:val="en-GB"/>
        </w:rPr>
        <w:t>Coraor</w:t>
      </w:r>
      <w:proofErr w:type="spellEnd"/>
      <w:r w:rsidRPr="00113901">
        <w:rPr>
          <w:rFonts w:ascii="Times New Roman" w:hAnsi="Times New Roman" w:cs="Times New Roman"/>
          <w:color w:val="333333"/>
          <w:lang w:val="en-GB"/>
        </w:rPr>
        <w:t xml:space="preserve"> N, </w:t>
      </w:r>
      <w:proofErr w:type="spellStart"/>
      <w:r w:rsidRPr="00113901">
        <w:rPr>
          <w:rFonts w:ascii="Times New Roman" w:hAnsi="Times New Roman" w:cs="Times New Roman"/>
          <w:color w:val="333333"/>
          <w:lang w:val="en-GB"/>
        </w:rPr>
        <w:t>Grüning</w:t>
      </w:r>
      <w:proofErr w:type="spellEnd"/>
      <w:r w:rsidRPr="00113901">
        <w:rPr>
          <w:rFonts w:ascii="Times New Roman" w:hAnsi="Times New Roman" w:cs="Times New Roman"/>
          <w:color w:val="333333"/>
          <w:lang w:val="en-GB"/>
        </w:rPr>
        <w:t xml:space="preserve"> BA, </w:t>
      </w:r>
      <w:proofErr w:type="spellStart"/>
      <w:r w:rsidRPr="00113901">
        <w:rPr>
          <w:rFonts w:ascii="Times New Roman" w:hAnsi="Times New Roman" w:cs="Times New Roman"/>
          <w:color w:val="333333"/>
          <w:lang w:val="en-GB"/>
        </w:rPr>
        <w:t>Guerler</w:t>
      </w:r>
      <w:proofErr w:type="spellEnd"/>
      <w:r w:rsidRPr="00113901">
        <w:rPr>
          <w:rFonts w:ascii="Times New Roman" w:hAnsi="Times New Roman" w:cs="Times New Roman"/>
          <w:color w:val="333333"/>
          <w:lang w:val="en-GB"/>
        </w:rPr>
        <w:t xml:space="preserve"> A, Hillman-Jackson J, </w:t>
      </w:r>
      <w:proofErr w:type="spellStart"/>
      <w:r w:rsidRPr="00113901">
        <w:rPr>
          <w:rFonts w:ascii="Times New Roman" w:hAnsi="Times New Roman" w:cs="Times New Roman"/>
          <w:color w:val="333333"/>
          <w:lang w:val="en-GB"/>
        </w:rPr>
        <w:t>Hiltemann</w:t>
      </w:r>
      <w:proofErr w:type="spellEnd"/>
      <w:r w:rsidRPr="00113901">
        <w:rPr>
          <w:rFonts w:ascii="Times New Roman" w:hAnsi="Times New Roman" w:cs="Times New Roman"/>
          <w:color w:val="333333"/>
          <w:lang w:val="en-GB"/>
        </w:rPr>
        <w:t xml:space="preserve"> S, Jalili V, Rasche H, </w:t>
      </w:r>
      <w:proofErr w:type="spellStart"/>
      <w:r w:rsidRPr="00113901">
        <w:rPr>
          <w:rFonts w:ascii="Times New Roman" w:hAnsi="Times New Roman" w:cs="Times New Roman"/>
          <w:color w:val="333333"/>
          <w:lang w:val="en-GB"/>
        </w:rPr>
        <w:t>Soranzo</w:t>
      </w:r>
      <w:proofErr w:type="spellEnd"/>
      <w:r w:rsidRPr="00113901">
        <w:rPr>
          <w:rFonts w:ascii="Times New Roman" w:hAnsi="Times New Roman" w:cs="Times New Roman"/>
          <w:color w:val="333333"/>
          <w:lang w:val="en-GB"/>
        </w:rPr>
        <w:t xml:space="preserve"> N, Goecks J, Taylor J, </w:t>
      </w:r>
      <w:proofErr w:type="spellStart"/>
      <w:r w:rsidRPr="00113901">
        <w:rPr>
          <w:rFonts w:ascii="Times New Roman" w:hAnsi="Times New Roman" w:cs="Times New Roman"/>
          <w:color w:val="333333"/>
          <w:lang w:val="en-GB"/>
        </w:rPr>
        <w:t>Nekrutenko</w:t>
      </w:r>
      <w:proofErr w:type="spellEnd"/>
      <w:r w:rsidRPr="00113901">
        <w:rPr>
          <w:rFonts w:ascii="Times New Roman" w:hAnsi="Times New Roman" w:cs="Times New Roman"/>
          <w:color w:val="333333"/>
          <w:lang w:val="en-GB"/>
        </w:rPr>
        <w:t xml:space="preserve"> A, Blankenberg D. (2018). The Galaxy platform for accessible, reproducible and collaborative biomedical analyses: 2018 update. Nucleic Acids Res, 46, W537–W544. https://doi.org/10.1093/nar/gky379</w:t>
      </w:r>
    </w:p>
    <w:p w14:paraId="4224E53E" w14:textId="77777777" w:rsidR="006A2195" w:rsidRPr="00113901" w:rsidRDefault="00FF5A73" w:rsidP="00113901">
      <w:pPr>
        <w:spacing w:before="80" w:after="80"/>
        <w:ind w:left="360" w:hanging="360"/>
        <w:jc w:val="both"/>
        <w:rPr>
          <w:rFonts w:ascii="Times New Roman" w:hAnsi="Times New Roman" w:cs="Times New Roman"/>
          <w:lang w:val="en-GB"/>
        </w:rPr>
        <w:pPrChange w:id="264"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[18] Bengtsson-Palme J, Ryberg M, Hartmann M, Branco S, Wang Z, </w:t>
      </w:r>
      <w:proofErr w:type="spellStart"/>
      <w:r w:rsidRPr="00113901">
        <w:rPr>
          <w:rFonts w:ascii="Times New Roman" w:hAnsi="Times New Roman" w:cs="Times New Roman"/>
          <w:color w:val="333333"/>
          <w:lang w:val="en-GB"/>
        </w:rPr>
        <w:t>Godhe</w:t>
      </w:r>
      <w:proofErr w:type="spellEnd"/>
      <w:r w:rsidRPr="00113901">
        <w:rPr>
          <w:rFonts w:ascii="Times New Roman" w:hAnsi="Times New Roman" w:cs="Times New Roman"/>
          <w:color w:val="333333"/>
          <w:lang w:val="en-GB"/>
        </w:rPr>
        <w:t xml:space="preserve"> A, De Wit P, Sánchez-García M, Ebersberger I, de Sousa F, Amend A, </w:t>
      </w:r>
      <w:proofErr w:type="spellStart"/>
      <w:r w:rsidRPr="00113901">
        <w:rPr>
          <w:rFonts w:ascii="Times New Roman" w:hAnsi="Times New Roman" w:cs="Times New Roman"/>
          <w:color w:val="333333"/>
          <w:lang w:val="en-GB"/>
        </w:rPr>
        <w:t>Jumpponen</w:t>
      </w:r>
      <w:proofErr w:type="spellEnd"/>
      <w:r w:rsidRPr="00113901">
        <w:rPr>
          <w:rFonts w:ascii="Times New Roman" w:hAnsi="Times New Roman" w:cs="Times New Roman"/>
          <w:color w:val="333333"/>
          <w:lang w:val="en-GB"/>
        </w:rPr>
        <w:t xml:space="preserve"> A, Unterseher M, Kristiansson E, </w:t>
      </w:r>
      <w:proofErr w:type="spellStart"/>
      <w:r w:rsidRPr="00113901">
        <w:rPr>
          <w:rFonts w:ascii="Times New Roman" w:hAnsi="Times New Roman" w:cs="Times New Roman"/>
          <w:color w:val="333333"/>
          <w:lang w:val="en-GB"/>
        </w:rPr>
        <w:t>Abarenkov</w:t>
      </w:r>
      <w:proofErr w:type="spellEnd"/>
      <w:r w:rsidRPr="00113901">
        <w:rPr>
          <w:rFonts w:ascii="Times New Roman" w:hAnsi="Times New Roman" w:cs="Times New Roman"/>
          <w:color w:val="333333"/>
          <w:lang w:val="en-GB"/>
        </w:rPr>
        <w:t xml:space="preserve"> K, Bertrand YJK, Sanli K, Eriksson KM, Vik U, </w:t>
      </w:r>
      <w:proofErr w:type="spellStart"/>
      <w:r w:rsidRPr="00113901">
        <w:rPr>
          <w:rFonts w:ascii="Times New Roman" w:hAnsi="Times New Roman" w:cs="Times New Roman"/>
          <w:color w:val="333333"/>
          <w:lang w:val="en-GB"/>
        </w:rPr>
        <w:t>Veldre</w:t>
      </w:r>
      <w:proofErr w:type="spellEnd"/>
      <w:r w:rsidRPr="00113901">
        <w:rPr>
          <w:rFonts w:ascii="Times New Roman" w:hAnsi="Times New Roman" w:cs="Times New Roman"/>
          <w:color w:val="333333"/>
          <w:lang w:val="en-GB"/>
        </w:rPr>
        <w:t xml:space="preserve"> V, Nilsson RH. (2013). Improved software detection and extraction of ITS1 and ITS2 from ribosomal ITS sequences of fungi and other eukaryotes for analysis of environmental sequencing data. Methods </w:t>
      </w:r>
      <w:proofErr w:type="spellStart"/>
      <w:r w:rsidRPr="00113901">
        <w:rPr>
          <w:rFonts w:ascii="Times New Roman" w:hAnsi="Times New Roman" w:cs="Times New Roman"/>
          <w:color w:val="333333"/>
          <w:lang w:val="en-GB"/>
        </w:rPr>
        <w:t>Ecol</w:t>
      </w:r>
      <w:proofErr w:type="spellEnd"/>
      <w:r w:rsidRPr="00113901">
        <w:rPr>
          <w:rFonts w:ascii="Times New Roman" w:hAnsi="Times New Roman" w:cs="Times New Roman"/>
          <w:color w:val="333333"/>
          <w:lang w:val="en-GB"/>
        </w:rPr>
        <w:t xml:space="preserve"> Evol, 4, 914–919. https://doi.org/10.1111/2041-210X.12073</w:t>
      </w:r>
    </w:p>
    <w:p w14:paraId="6A59EA90" w14:textId="77777777" w:rsidR="006A2195" w:rsidRPr="00113901" w:rsidRDefault="00FF5A73" w:rsidP="00113901">
      <w:pPr>
        <w:spacing w:before="80" w:after="80"/>
        <w:ind w:left="360" w:hanging="360"/>
        <w:jc w:val="both"/>
        <w:rPr>
          <w:rFonts w:ascii="Times New Roman" w:hAnsi="Times New Roman" w:cs="Times New Roman"/>
          <w:lang w:val="en-GB"/>
        </w:rPr>
        <w:pPrChange w:id="265"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[19] </w:t>
      </w:r>
      <w:proofErr w:type="spellStart"/>
      <w:r w:rsidRPr="00113901">
        <w:rPr>
          <w:rFonts w:ascii="Times New Roman" w:hAnsi="Times New Roman" w:cs="Times New Roman"/>
          <w:color w:val="333333"/>
          <w:lang w:val="en-GB"/>
        </w:rPr>
        <w:t>Abarenkov</w:t>
      </w:r>
      <w:proofErr w:type="spellEnd"/>
      <w:r w:rsidRPr="00113901">
        <w:rPr>
          <w:rFonts w:ascii="Times New Roman" w:hAnsi="Times New Roman" w:cs="Times New Roman"/>
          <w:color w:val="333333"/>
          <w:lang w:val="en-GB"/>
        </w:rPr>
        <w:t xml:space="preserve"> K, Zirk A, </w:t>
      </w:r>
      <w:proofErr w:type="spellStart"/>
      <w:r w:rsidRPr="00113901">
        <w:rPr>
          <w:rFonts w:ascii="Times New Roman" w:hAnsi="Times New Roman" w:cs="Times New Roman"/>
          <w:color w:val="333333"/>
          <w:lang w:val="en-GB"/>
        </w:rPr>
        <w:t>Piirmann</w:t>
      </w:r>
      <w:proofErr w:type="spellEnd"/>
      <w:r w:rsidRPr="00113901">
        <w:rPr>
          <w:rFonts w:ascii="Times New Roman" w:hAnsi="Times New Roman" w:cs="Times New Roman"/>
          <w:color w:val="333333"/>
          <w:lang w:val="en-GB"/>
        </w:rPr>
        <w:t xml:space="preserve"> T, </w:t>
      </w:r>
      <w:proofErr w:type="spellStart"/>
      <w:r w:rsidRPr="00113901">
        <w:rPr>
          <w:rFonts w:ascii="Times New Roman" w:hAnsi="Times New Roman" w:cs="Times New Roman"/>
          <w:color w:val="333333"/>
          <w:lang w:val="en-GB"/>
        </w:rPr>
        <w:t>Pöhönen</w:t>
      </w:r>
      <w:proofErr w:type="spellEnd"/>
      <w:r w:rsidRPr="00113901">
        <w:rPr>
          <w:rFonts w:ascii="Times New Roman" w:hAnsi="Times New Roman" w:cs="Times New Roman"/>
          <w:color w:val="333333"/>
          <w:lang w:val="en-GB"/>
        </w:rPr>
        <w:t xml:space="preserve"> R, Ivanov F, Nilsson RH, </w:t>
      </w:r>
      <w:proofErr w:type="spellStart"/>
      <w:r w:rsidRPr="00113901">
        <w:rPr>
          <w:rFonts w:ascii="Times New Roman" w:hAnsi="Times New Roman" w:cs="Times New Roman"/>
          <w:color w:val="333333"/>
          <w:lang w:val="en-GB"/>
        </w:rPr>
        <w:t>Kõljalg</w:t>
      </w:r>
      <w:proofErr w:type="spellEnd"/>
      <w:r w:rsidRPr="00113901">
        <w:rPr>
          <w:rFonts w:ascii="Times New Roman" w:hAnsi="Times New Roman" w:cs="Times New Roman"/>
          <w:color w:val="333333"/>
          <w:lang w:val="en-GB"/>
        </w:rPr>
        <w:t xml:space="preserve"> U. (2024). UNITE general FASTA release for eukaryotes 2. UNITE Community. https://doi.org/10.15156/BIO/2938059</w:t>
      </w:r>
    </w:p>
    <w:p w14:paraId="0C9F2A32" w14:textId="77777777" w:rsidR="006A2195" w:rsidRPr="00113901" w:rsidRDefault="00FF5A73" w:rsidP="00113901">
      <w:pPr>
        <w:spacing w:before="80" w:after="80"/>
        <w:ind w:left="360" w:hanging="360"/>
        <w:jc w:val="both"/>
        <w:rPr>
          <w:rFonts w:ascii="Times New Roman" w:hAnsi="Times New Roman" w:cs="Times New Roman"/>
          <w:lang w:val="en-GB"/>
        </w:rPr>
        <w:pPrChange w:id="266"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[20] Nilsson RH, Larsson KH, Taylor AFS, Bengtsson-Palme J, Jeppesen TS, </w:t>
      </w:r>
      <w:proofErr w:type="spellStart"/>
      <w:r w:rsidRPr="00113901">
        <w:rPr>
          <w:rFonts w:ascii="Times New Roman" w:hAnsi="Times New Roman" w:cs="Times New Roman"/>
          <w:color w:val="333333"/>
          <w:lang w:val="en-GB"/>
        </w:rPr>
        <w:t>Schigel</w:t>
      </w:r>
      <w:proofErr w:type="spellEnd"/>
      <w:r w:rsidRPr="00113901">
        <w:rPr>
          <w:rFonts w:ascii="Times New Roman" w:hAnsi="Times New Roman" w:cs="Times New Roman"/>
          <w:color w:val="333333"/>
          <w:lang w:val="en-GB"/>
        </w:rPr>
        <w:t xml:space="preserve"> D, Kennedy P, Picard K, Glöckner FO, Tedersoo L, Saar I, </w:t>
      </w:r>
      <w:proofErr w:type="spellStart"/>
      <w:r w:rsidRPr="00113901">
        <w:rPr>
          <w:rFonts w:ascii="Times New Roman" w:hAnsi="Times New Roman" w:cs="Times New Roman"/>
          <w:color w:val="333333"/>
          <w:lang w:val="en-GB"/>
        </w:rPr>
        <w:t>Kõljalg</w:t>
      </w:r>
      <w:proofErr w:type="spellEnd"/>
      <w:r w:rsidRPr="00113901">
        <w:rPr>
          <w:rFonts w:ascii="Times New Roman" w:hAnsi="Times New Roman" w:cs="Times New Roman"/>
          <w:color w:val="333333"/>
          <w:lang w:val="en-GB"/>
        </w:rPr>
        <w:t xml:space="preserve"> U, </w:t>
      </w:r>
      <w:proofErr w:type="spellStart"/>
      <w:r w:rsidRPr="00113901">
        <w:rPr>
          <w:rFonts w:ascii="Times New Roman" w:hAnsi="Times New Roman" w:cs="Times New Roman"/>
          <w:color w:val="333333"/>
          <w:lang w:val="en-GB"/>
        </w:rPr>
        <w:t>Abarenkov</w:t>
      </w:r>
      <w:proofErr w:type="spellEnd"/>
      <w:r w:rsidRPr="00113901">
        <w:rPr>
          <w:rFonts w:ascii="Times New Roman" w:hAnsi="Times New Roman" w:cs="Times New Roman"/>
          <w:color w:val="333333"/>
          <w:lang w:val="en-GB"/>
        </w:rPr>
        <w:t xml:space="preserve"> K. (2019). The UNITE database for molecular identification of fungi: handling dark taxa and parallel taxonomic classifications. Nucleic Acids Res, 47, D259–D264. https://doi.org/10.1093/nar/gky1022</w:t>
      </w:r>
    </w:p>
    <w:p w14:paraId="16887938" w14:textId="77777777" w:rsidR="006A2195" w:rsidRPr="00113901" w:rsidRDefault="00FF5A73" w:rsidP="00113901">
      <w:pPr>
        <w:spacing w:before="80" w:after="80"/>
        <w:ind w:left="360" w:hanging="360"/>
        <w:jc w:val="both"/>
        <w:rPr>
          <w:rFonts w:ascii="Times New Roman" w:hAnsi="Times New Roman" w:cs="Times New Roman"/>
          <w:lang w:val="en-GB"/>
        </w:rPr>
        <w:pPrChange w:id="267"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[21] Quast C, </w:t>
      </w:r>
      <w:proofErr w:type="spellStart"/>
      <w:r w:rsidRPr="00113901">
        <w:rPr>
          <w:rFonts w:ascii="Times New Roman" w:hAnsi="Times New Roman" w:cs="Times New Roman"/>
          <w:color w:val="333333"/>
          <w:lang w:val="en-GB"/>
        </w:rPr>
        <w:t>Pruesse</w:t>
      </w:r>
      <w:proofErr w:type="spellEnd"/>
      <w:r w:rsidRPr="00113901">
        <w:rPr>
          <w:rFonts w:ascii="Times New Roman" w:hAnsi="Times New Roman" w:cs="Times New Roman"/>
          <w:color w:val="333333"/>
          <w:lang w:val="en-GB"/>
        </w:rPr>
        <w:t xml:space="preserve"> E, Yilmaz P, Gerken J, Schweer T, Yarza P, </w:t>
      </w:r>
      <w:proofErr w:type="spellStart"/>
      <w:r w:rsidRPr="00113901">
        <w:rPr>
          <w:rFonts w:ascii="Times New Roman" w:hAnsi="Times New Roman" w:cs="Times New Roman"/>
          <w:color w:val="333333"/>
          <w:lang w:val="en-GB"/>
        </w:rPr>
        <w:t>Peplies</w:t>
      </w:r>
      <w:proofErr w:type="spellEnd"/>
      <w:r w:rsidRPr="00113901">
        <w:rPr>
          <w:rFonts w:ascii="Times New Roman" w:hAnsi="Times New Roman" w:cs="Times New Roman"/>
          <w:color w:val="333333"/>
          <w:lang w:val="en-GB"/>
        </w:rPr>
        <w:t xml:space="preserve"> J, Glöckner FO. (2013). The SILVA ribosomal RNA gene database project: improved data processing and web-based tools. Nucleic Acids Res, 41, D590–D596. https://doi.org/10.1093/nar/gks1219</w:t>
      </w:r>
    </w:p>
    <w:p w14:paraId="32A02444" w14:textId="77777777" w:rsidR="006A2195" w:rsidRPr="00113901" w:rsidRDefault="00FF5A73" w:rsidP="00113901">
      <w:pPr>
        <w:spacing w:before="80" w:after="80"/>
        <w:ind w:left="360" w:hanging="360"/>
        <w:jc w:val="both"/>
        <w:rPr>
          <w:rFonts w:ascii="Times New Roman" w:hAnsi="Times New Roman" w:cs="Times New Roman"/>
          <w:lang w:val="en-GB"/>
        </w:rPr>
        <w:pPrChange w:id="268"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[22] Li H. (2018). Minimap2: pairwise alignment for nucleotide sequences. Bioinformatics, 34, 3094–3100. https://doi.org/10.1093/bioinformatics/bty191</w:t>
      </w:r>
    </w:p>
    <w:p w14:paraId="449C0BA9" w14:textId="77777777" w:rsidR="006A2195" w:rsidRPr="00113901" w:rsidRDefault="00FF5A73" w:rsidP="00113901">
      <w:pPr>
        <w:spacing w:before="80" w:after="80"/>
        <w:ind w:left="360" w:hanging="360"/>
        <w:jc w:val="both"/>
        <w:rPr>
          <w:rFonts w:ascii="Times New Roman" w:hAnsi="Times New Roman" w:cs="Times New Roman"/>
          <w:lang w:val="en-GB"/>
        </w:rPr>
        <w:pPrChange w:id="269"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[23] Li H, Handsaker B, </w:t>
      </w:r>
      <w:proofErr w:type="spellStart"/>
      <w:r w:rsidRPr="00113901">
        <w:rPr>
          <w:rFonts w:ascii="Times New Roman" w:hAnsi="Times New Roman" w:cs="Times New Roman"/>
          <w:color w:val="333333"/>
          <w:lang w:val="en-GB"/>
        </w:rPr>
        <w:t>Wysoker</w:t>
      </w:r>
      <w:proofErr w:type="spellEnd"/>
      <w:r w:rsidRPr="00113901">
        <w:rPr>
          <w:rFonts w:ascii="Times New Roman" w:hAnsi="Times New Roman" w:cs="Times New Roman"/>
          <w:color w:val="333333"/>
          <w:lang w:val="en-GB"/>
        </w:rPr>
        <w:t xml:space="preserve"> A, Fennell T, Ruan J, Homer N, Marth G, </w:t>
      </w:r>
      <w:proofErr w:type="spellStart"/>
      <w:r w:rsidRPr="00113901">
        <w:rPr>
          <w:rFonts w:ascii="Times New Roman" w:hAnsi="Times New Roman" w:cs="Times New Roman"/>
          <w:color w:val="333333"/>
          <w:lang w:val="en-GB"/>
        </w:rPr>
        <w:t>Abecasis</w:t>
      </w:r>
      <w:proofErr w:type="spellEnd"/>
      <w:r w:rsidRPr="00113901">
        <w:rPr>
          <w:rFonts w:ascii="Times New Roman" w:hAnsi="Times New Roman" w:cs="Times New Roman"/>
          <w:color w:val="333333"/>
          <w:lang w:val="en-GB"/>
        </w:rPr>
        <w:t xml:space="preserve"> G, Durbin R; 1000 Genome Project Data Processing Subgroup. (2009). The Sequence Alignment/Map format and </w:t>
      </w:r>
      <w:proofErr w:type="spellStart"/>
      <w:r w:rsidRPr="00113901">
        <w:rPr>
          <w:rFonts w:ascii="Times New Roman" w:hAnsi="Times New Roman" w:cs="Times New Roman"/>
          <w:color w:val="333333"/>
          <w:lang w:val="en-GB"/>
        </w:rPr>
        <w:t>SAMtools</w:t>
      </w:r>
      <w:proofErr w:type="spellEnd"/>
      <w:r w:rsidRPr="00113901">
        <w:rPr>
          <w:rFonts w:ascii="Times New Roman" w:hAnsi="Times New Roman" w:cs="Times New Roman"/>
          <w:color w:val="333333"/>
          <w:lang w:val="en-GB"/>
        </w:rPr>
        <w:t>. Bioinformatics, 25, 2078–2079. https://doi.org/10.1093/bioinformatics/btp352</w:t>
      </w:r>
    </w:p>
    <w:p w14:paraId="445E0D3F" w14:textId="77777777" w:rsidR="006A2195" w:rsidRPr="00113901" w:rsidRDefault="00FF5A73" w:rsidP="00113901">
      <w:pPr>
        <w:spacing w:before="80" w:after="80"/>
        <w:ind w:left="360" w:hanging="360"/>
        <w:jc w:val="both"/>
        <w:rPr>
          <w:rFonts w:ascii="Times New Roman" w:hAnsi="Times New Roman" w:cs="Times New Roman"/>
          <w:lang w:val="en-GB"/>
        </w:rPr>
        <w:pPrChange w:id="270"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[24] Callahan BJ, McMurdie PJ, Holmes SP. (2017). Exact sequence variants should replace operational taxonomic units in marker-gene data analysis. ISME J, 11, 2639–2643. https://doi.org/10.1038/ismej.2017.119</w:t>
      </w:r>
    </w:p>
    <w:p w14:paraId="09ADB84B" w14:textId="77777777" w:rsidR="006A2195" w:rsidRPr="00113901" w:rsidRDefault="00FF5A73" w:rsidP="00113901">
      <w:pPr>
        <w:spacing w:before="80" w:after="80"/>
        <w:ind w:left="360" w:hanging="360"/>
        <w:jc w:val="both"/>
        <w:rPr>
          <w:rFonts w:ascii="Times New Roman" w:hAnsi="Times New Roman" w:cs="Times New Roman"/>
        </w:rPr>
        <w:pPrChange w:id="271"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[25] Gong Y, Liu J, Zhu J, et al. (2024). EUKARYOME: the rRNA gene reference database for identification of all eukaryotes. Database, baae043. https://doi.org/10.1093/database/baae043</w:t>
      </w:r>
    </w:p>
    <w:p w14:paraId="3F577EBE" w14:textId="77777777" w:rsidR="006A2195" w:rsidRPr="00113901" w:rsidRDefault="00FF5A73" w:rsidP="00113901">
      <w:pPr>
        <w:spacing w:before="80" w:after="80"/>
        <w:ind w:left="360" w:hanging="360"/>
        <w:jc w:val="both"/>
        <w:rPr>
          <w:rFonts w:ascii="Times New Roman" w:hAnsi="Times New Roman" w:cs="Times New Roman"/>
        </w:rPr>
        <w:pPrChange w:id="272"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[26] </w:t>
      </w:r>
      <w:proofErr w:type="spellStart"/>
      <w:r w:rsidRPr="00113901">
        <w:rPr>
          <w:rFonts w:ascii="Times New Roman" w:hAnsi="Times New Roman" w:cs="Times New Roman"/>
          <w:color w:val="333333"/>
          <w:lang w:val="en-GB"/>
        </w:rPr>
        <w:t>Raasveldt</w:t>
      </w:r>
      <w:proofErr w:type="spellEnd"/>
      <w:r w:rsidRPr="00113901">
        <w:rPr>
          <w:rFonts w:ascii="Times New Roman" w:hAnsi="Times New Roman" w:cs="Times New Roman"/>
          <w:color w:val="333333"/>
          <w:lang w:val="en-GB"/>
        </w:rPr>
        <w:t xml:space="preserve"> M, </w:t>
      </w:r>
      <w:proofErr w:type="spellStart"/>
      <w:r w:rsidRPr="00113901">
        <w:rPr>
          <w:rFonts w:ascii="Times New Roman" w:hAnsi="Times New Roman" w:cs="Times New Roman"/>
          <w:color w:val="333333"/>
          <w:lang w:val="en-GB"/>
        </w:rPr>
        <w:t>Mühleisen</w:t>
      </w:r>
      <w:proofErr w:type="spellEnd"/>
      <w:r w:rsidRPr="00113901">
        <w:rPr>
          <w:rFonts w:ascii="Times New Roman" w:hAnsi="Times New Roman" w:cs="Times New Roman"/>
          <w:color w:val="333333"/>
          <w:lang w:val="en-GB"/>
        </w:rPr>
        <w:t xml:space="preserve"> H. (2019). </w:t>
      </w:r>
      <w:proofErr w:type="spellStart"/>
      <w:r w:rsidRPr="00113901">
        <w:rPr>
          <w:rFonts w:ascii="Times New Roman" w:hAnsi="Times New Roman" w:cs="Times New Roman"/>
          <w:color w:val="333333"/>
          <w:lang w:val="en-GB"/>
        </w:rPr>
        <w:t>DuckDB</w:t>
      </w:r>
      <w:proofErr w:type="spellEnd"/>
      <w:r w:rsidRPr="00113901">
        <w:rPr>
          <w:rFonts w:ascii="Times New Roman" w:hAnsi="Times New Roman" w:cs="Times New Roman"/>
          <w:color w:val="333333"/>
          <w:lang w:val="en-GB"/>
        </w:rPr>
        <w:t xml:space="preserve">: an embeddable analytical database. In: Proceedings of the 2019 International Conference on Management of Data (SIGMOD '19), pp. 1981–1984. </w:t>
      </w:r>
      <w:r w:rsidRPr="00113901">
        <w:rPr>
          <w:rFonts w:ascii="Times New Roman" w:hAnsi="Times New Roman" w:cs="Times New Roman"/>
          <w:color w:val="333333"/>
        </w:rPr>
        <w:t>ACM. https://doi.org/10.1145/3299869.3320212</w:t>
      </w:r>
    </w:p>
    <w:p w14:paraId="6883C38D" w14:textId="77777777" w:rsidR="006A2195" w:rsidRPr="00113901" w:rsidRDefault="00FF5A73" w:rsidP="00113901">
      <w:pPr>
        <w:spacing w:before="80" w:after="80"/>
        <w:ind w:left="360" w:hanging="360"/>
        <w:jc w:val="both"/>
        <w:rPr>
          <w:rFonts w:ascii="Times New Roman" w:hAnsi="Times New Roman" w:cs="Times New Roman"/>
        </w:rPr>
        <w:pPrChange w:id="273"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[27] Conti A, Casagrande Pierantoni D, Robert V, Corte L, Cardinali G. (2023). MinION Sequencing of Yeast Mock Communities To Assess the Effect of Databases and ITS-LSU Markers on the Reliability of Metabarcoding Analysis. Microbiol Spectr, 11(1), e0105222. https://doi.org/10.1128/spectrum.01052-22</w:t>
      </w:r>
    </w:p>
    <w:p w14:paraId="21F1DBCE" w14:textId="77777777" w:rsidR="006A2195" w:rsidRPr="00113901" w:rsidRDefault="00FF5A73" w:rsidP="00113901">
      <w:pPr>
        <w:spacing w:before="80" w:after="80"/>
        <w:ind w:left="360" w:hanging="360"/>
        <w:jc w:val="both"/>
        <w:rPr>
          <w:rFonts w:ascii="Times New Roman" w:hAnsi="Times New Roman" w:cs="Times New Roman"/>
        </w:rPr>
        <w:pPrChange w:id="274"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[28] Shakya M, Quince C, Campbell JH, Yang ZK, Schadt CW, Podar M. (2013). Comparative metagenomic and rRNA microbial diversity characterization using archaeal and bacterial synthetic communities. Environ Microbiol, 15(6), 1882–1899. https://doi.org/10.1111/1462-2920.12086</w:t>
      </w:r>
    </w:p>
    <w:p w14:paraId="568A30AC" w14:textId="77777777" w:rsidR="006A2195" w:rsidRPr="00113901" w:rsidRDefault="00FF5A73" w:rsidP="00113901">
      <w:pPr>
        <w:spacing w:before="80" w:after="80"/>
        <w:ind w:left="360" w:hanging="360"/>
        <w:jc w:val="both"/>
        <w:rPr>
          <w:rFonts w:ascii="Times New Roman" w:hAnsi="Times New Roman" w:cs="Times New Roman"/>
        </w:rPr>
        <w:pPrChange w:id="275"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 xml:space="preserve">[29] O'Sullivan DM, Doyle RM, Temisak S, Redshaw N, Whale AS, Logan G, Huang J, Fischer N, Amos GCA, Preston MD, Marchesi JR, Wagner J, Parkhill J, Motro Y, Denise H, Finn RD, Harris KA, Kay GL, O'Grady J, Ransom-Jones E, Wu H, Laing E, Studholme DJ, Benavente ED, Phelan J, Clark TG, Moran-Gilad J, Huggett JF. (2021). An inter-laboratory study to investigate the impact </w:t>
      </w:r>
      <w:r w:rsidRPr="00113901">
        <w:rPr>
          <w:rFonts w:ascii="Times New Roman" w:hAnsi="Times New Roman" w:cs="Times New Roman"/>
          <w:color w:val="333333"/>
          <w:lang w:val="en-GB"/>
        </w:rPr>
        <w:lastRenderedPageBreak/>
        <w:t>of the bioinformatics component on microbiome analysis using mock communities. ISME J, 15, 3107–3122. https://doi.org/10.1038/s41396-021-00991-1</w:t>
      </w:r>
    </w:p>
    <w:p w14:paraId="0E7A113A" w14:textId="77777777" w:rsidR="006A2195" w:rsidRPr="00113901" w:rsidRDefault="00FF5A73" w:rsidP="00113901">
      <w:pPr>
        <w:spacing w:before="80" w:after="80"/>
        <w:ind w:left="360" w:hanging="360"/>
        <w:jc w:val="both"/>
        <w:rPr>
          <w:rFonts w:ascii="Times New Roman" w:hAnsi="Times New Roman" w:cs="Times New Roman"/>
        </w:rPr>
        <w:pPrChange w:id="276"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[30] Li Y, Han R, Bi C, Li M, Wang S, Gao X. (2018). DeepSimulator: a deep simulator for Nanopore sequencing. Bioinformatics, 34(17), 2899–2908. https://doi.org/10.1093/bioinformatics/bty223</w:t>
      </w:r>
    </w:p>
    <w:p w14:paraId="7BF39045" w14:textId="77777777" w:rsidR="006A2195" w:rsidRPr="00113901" w:rsidRDefault="00FF5A73" w:rsidP="00113901">
      <w:pPr>
        <w:spacing w:before="80" w:after="80"/>
        <w:ind w:left="360" w:hanging="360"/>
        <w:jc w:val="both"/>
        <w:rPr>
          <w:rFonts w:ascii="Times New Roman" w:hAnsi="Times New Roman" w:cs="Times New Roman"/>
        </w:rPr>
        <w:pPrChange w:id="277"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[31] Wratten L, Wilm A, Göke J. (2021). Reproducible, scalable, and shareable analysis pipelines with bioinformatics workflow managers. Nat Methods, 18, 1161–1168. https://doi.org/10.1038/s41592-021-01254-9</w:t>
      </w:r>
    </w:p>
    <w:p w14:paraId="49F29BBB" w14:textId="77777777" w:rsidR="006A2195" w:rsidRPr="00113901" w:rsidRDefault="00FF5A73" w:rsidP="00113901">
      <w:pPr>
        <w:spacing w:before="80" w:after="80"/>
        <w:ind w:left="360" w:hanging="360"/>
        <w:jc w:val="both"/>
        <w:rPr>
          <w:rFonts w:ascii="Times New Roman" w:hAnsi="Times New Roman" w:cs="Times New Roman"/>
        </w:rPr>
        <w:pPrChange w:id="278"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[32] Schloss PD. (2018). Identifying and Overcoming Threats to Reproducibility, Replicability, Robustness, and Generalizability in Microbiome Research. mBio, 9(3), e00525-18. https://doi.org/10.1128/mbio.00525-18</w:t>
      </w:r>
    </w:p>
    <w:p w14:paraId="7B4D27BA" w14:textId="77777777" w:rsidR="006A2195" w:rsidRPr="00113901" w:rsidRDefault="00FF5A73" w:rsidP="00113901">
      <w:pPr>
        <w:spacing w:before="80" w:after="80"/>
        <w:ind w:left="360" w:hanging="360"/>
        <w:jc w:val="both"/>
        <w:rPr>
          <w:rFonts w:ascii="Times New Roman" w:hAnsi="Times New Roman" w:cs="Times New Roman"/>
        </w:rPr>
        <w:pPrChange w:id="279"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[33] Nilsson RH, Kristiansson E, Ryberg M, Hallenberg N, Larsson KH. (2008). Intraspecific ITS variability in the Kingdom Fungi as expressed in the international sequence databases and its implications for molecular species identification. Evol Bioinform Online, 4, 193–201. https://doi.org/10.4137/EBO.S653</w:t>
      </w:r>
    </w:p>
    <w:p w14:paraId="59F9FFC2" w14:textId="77777777" w:rsidR="006A2195" w:rsidRPr="00113901" w:rsidRDefault="00FF5A73" w:rsidP="00113901">
      <w:pPr>
        <w:spacing w:before="80" w:after="80"/>
        <w:ind w:left="360" w:hanging="360"/>
        <w:jc w:val="both"/>
        <w:rPr>
          <w:rFonts w:ascii="Times New Roman" w:hAnsi="Times New Roman" w:cs="Times New Roman"/>
        </w:rPr>
        <w:pPrChange w:id="280"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[34] Lücking R, Aime MC, Robbertse B, Miller AN, Ariyawansa HA, Aoki T, Cardinali G, Crous PW, Druzhinina IS, Geiser DM, Hawksworth DL, Hyde KD, Irinyi L, Jeewon R, Johnston PR, Kirk PM, Malosso E, May TW, Meyer W, Öpik M, Robert V, Stadler M, Thines M, Vu D, Yurkov AM, Zhang N, Schoch CL. (2020). Unambiguous identification of fungi: where do we stand and how accurate and precise is fungal DNA barcoding? IMA Fungus, 11, 14. https://doi.org/10.1186/s43008-020-00033-z</w:t>
      </w:r>
    </w:p>
    <w:p w14:paraId="66D5929C" w14:textId="77777777" w:rsidR="006A2195" w:rsidRPr="00113901" w:rsidRDefault="00FF5A73" w:rsidP="00113901">
      <w:pPr>
        <w:spacing w:before="80" w:after="80"/>
        <w:ind w:left="360" w:hanging="360"/>
        <w:jc w:val="both"/>
        <w:rPr>
          <w:rFonts w:ascii="Times New Roman" w:hAnsi="Times New Roman" w:cs="Times New Roman"/>
        </w:rPr>
        <w:pPrChange w:id="281"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[35] Estensmo ELF, Maurice S, Morgado L, Martin‐Sanchez PM, Skrede I, Kauserud H. (2021). The influence of intraspecific sequence variation during DNA metabarcoding: A case study of eleven fungal species. Mol Ecol Resour, 21(4), 1141–1148. https://doi.org/10.1111/1755-0998.13329</w:t>
      </w:r>
    </w:p>
    <w:p w14:paraId="2A666269" w14:textId="77777777" w:rsidR="006A2195" w:rsidRPr="00113901" w:rsidRDefault="00FF5A73" w:rsidP="00113901">
      <w:pPr>
        <w:spacing w:before="80" w:after="80"/>
        <w:ind w:left="360" w:hanging="360"/>
        <w:jc w:val="both"/>
        <w:rPr>
          <w:rFonts w:ascii="Times New Roman" w:hAnsi="Times New Roman" w:cs="Times New Roman"/>
        </w:rPr>
        <w:pPrChange w:id="282"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[36] Stadler M, Lambert C, Wibberg D, Kalinowski J, Cox RJ, Kolařík M, Kuhnert E. (2020). Intragenomic polymorphisms in the ITS region of high-quality genomes of the Hypoxylaceae (Xylariales, Ascomycota). Mycol Prog, 19, 235–245. https://doi.org/10.1007/s11557-019-01552-9</w:t>
      </w:r>
    </w:p>
    <w:p w14:paraId="34DA13A9" w14:textId="77777777" w:rsidR="006A2195" w:rsidRPr="00113901" w:rsidRDefault="00FF5A73" w:rsidP="00113901">
      <w:pPr>
        <w:spacing w:before="80" w:after="80"/>
        <w:ind w:left="360" w:hanging="360"/>
        <w:jc w:val="both"/>
        <w:rPr>
          <w:rFonts w:ascii="Times New Roman" w:hAnsi="Times New Roman" w:cs="Times New Roman"/>
        </w:rPr>
        <w:pPrChange w:id="283"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[37] Eshghi Sahraei S, Furneaux B, Kluting K, Zakieh M, Rydin H, Hytteborn H, Rosling A. (2022). Effects of operational taxonomic unit inference methods on soil microeukaryote community analysis using long-read metabarcoding. Ecol Evol, 12(3), e8676. https://doi.org/10.1002/ece3.8676</w:t>
      </w:r>
    </w:p>
    <w:p w14:paraId="2D31191B" w14:textId="77777777" w:rsidR="006A2195" w:rsidRPr="00113901" w:rsidRDefault="00FF5A73" w:rsidP="00113901">
      <w:pPr>
        <w:spacing w:before="80" w:after="80"/>
        <w:ind w:left="360" w:hanging="360"/>
        <w:jc w:val="both"/>
        <w:rPr>
          <w:rFonts w:ascii="Times New Roman" w:hAnsi="Times New Roman" w:cs="Times New Roman"/>
        </w:rPr>
        <w:pPrChange w:id="284"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[38] Keck F, Couton M, Altermatt F. (2023). Navigating the seven challenges of taxonomic reference databases in metabarcoding analyses. Mol Ecol Resour, 23, 742–755. https://doi.org/10.1111/1755-0998.13746</w:t>
      </w:r>
    </w:p>
    <w:p w14:paraId="4F9CEB10" w14:textId="77777777" w:rsidR="006A2195" w:rsidRPr="00113901" w:rsidRDefault="00FF5A73" w:rsidP="00113901">
      <w:pPr>
        <w:spacing w:before="80" w:after="80"/>
        <w:ind w:left="360" w:hanging="360"/>
        <w:jc w:val="both"/>
        <w:rPr>
          <w:rFonts w:ascii="Times New Roman" w:hAnsi="Times New Roman" w:cs="Times New Roman"/>
        </w:rPr>
        <w:pPrChange w:id="285"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[39] Mugnai F, Costantini F, Chenuil A, Leduc M, Gutiérrez Ortega JM, Meglécz E. (2023). Be positive: customized reference databases and new, local barcodes balance false taxonomic assignments in metabarcoding studies. PeerJ, 11, e14616. https://doi.org/10.7717/peerj.14616</w:t>
      </w:r>
    </w:p>
    <w:p w14:paraId="51F29EE0" w14:textId="77777777" w:rsidR="006A2195" w:rsidRPr="00113901" w:rsidRDefault="00FF5A73" w:rsidP="00113901">
      <w:pPr>
        <w:spacing w:before="80" w:after="80"/>
        <w:ind w:left="360" w:hanging="360"/>
        <w:jc w:val="both"/>
        <w:rPr>
          <w:rFonts w:ascii="Times New Roman" w:hAnsi="Times New Roman" w:cs="Times New Roman"/>
        </w:rPr>
        <w:pPrChange w:id="286"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[40] Ficetola GF, Taberlet P, Coissac E. (2016). How to limit false positives in environmental DNA and metabarcoding? Mol Ecol Resour, 16, 604–607. https://doi.org/10.1111/1755-0998.12508</w:t>
      </w:r>
    </w:p>
    <w:p w14:paraId="63C5DDF3" w14:textId="77777777" w:rsidR="006A2195" w:rsidRPr="00113901" w:rsidRDefault="00FF5A73" w:rsidP="00113901">
      <w:pPr>
        <w:spacing w:before="80" w:after="80"/>
        <w:ind w:left="360" w:hanging="360"/>
        <w:jc w:val="both"/>
        <w:rPr>
          <w:rFonts w:ascii="Times New Roman" w:hAnsi="Times New Roman" w:cs="Times New Roman"/>
        </w:rPr>
        <w:pPrChange w:id="287"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[41] Shinohara Y, Kurniawan YN, Sakai H, Magarifuchi T, Suzuki K. (2021). Nanopore based sequencing enables easy and accurate identification of yeasts in breweries. J Inst Brew, 127(2), 160–166. https://doi.org/10.1002/jib.639</w:t>
      </w:r>
    </w:p>
    <w:p w14:paraId="38E0A6AB" w14:textId="77777777" w:rsidR="006A2195" w:rsidRPr="00296230" w:rsidRDefault="00FF5A73" w:rsidP="00113901">
      <w:pPr>
        <w:spacing w:before="80" w:after="80"/>
        <w:ind w:left="360" w:hanging="360"/>
        <w:jc w:val="both"/>
        <w:rPr>
          <w:rFonts w:ascii="Times New Roman" w:hAnsi="Times New Roman" w:cs="Times New Roman"/>
        </w:rPr>
        <w:pPrChange w:id="288" w:author="Iscka iscka" w:date="2026-04-27T13:12:00Z" w16du:dateUtc="2026-04-27T11:12:00Z">
          <w:pPr>
            <w:spacing w:before="80" w:after="80"/>
            <w:ind w:left="360" w:hanging="360"/>
          </w:pPr>
        </w:pPrChange>
      </w:pPr>
      <w:r w:rsidRPr="00113901">
        <w:rPr>
          <w:rFonts w:ascii="Times New Roman" w:hAnsi="Times New Roman" w:cs="Times New Roman"/>
          <w:color w:val="333333"/>
          <w:lang w:val="en-GB"/>
        </w:rPr>
        <w:t>[42] Morrison GA, Fu J, Lee GC, Wiederhold NP, Cañete-Gibas CF, Bunnik EM, Wickes BL. (2020). Nanopore Sequencing of the Fungal Intergenic Spacer Sequence as a Potential Rapid Diagnostic Assay. J Clin Microbiol, 58(12), e01972-20. https://doi.org/10.1128/jcm.01972-20</w:t>
      </w:r>
    </w:p>
    <w:sectPr w:rsidR="006A2195" w:rsidRPr="00296230">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6DD4" w14:textId="77777777" w:rsidR="00420D6B" w:rsidRDefault="00420D6B">
      <w:r>
        <w:separator/>
      </w:r>
    </w:p>
  </w:endnote>
  <w:endnote w:type="continuationSeparator" w:id="0">
    <w:p w14:paraId="6B12CAE3" w14:textId="77777777" w:rsidR="00420D6B" w:rsidRDefault="00420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DE81" w14:textId="77777777" w:rsidR="006A2195" w:rsidRDefault="00FF5A73">
    <w:pPr>
      <w:jc w:val="center"/>
    </w:pPr>
    <w:r>
      <w:rPr>
        <w:color w:val="666666"/>
        <w:sz w:val="18"/>
        <w:szCs w:val="18"/>
      </w:rPr>
      <w:t xml:space="preserve">Draft for Nature Methods | </w:t>
    </w:r>
    <w:r>
      <w:rPr>
        <w:color w:val="666666"/>
        <w:sz w:val="18"/>
        <w:szCs w:val="18"/>
      </w:rPr>
      <w:fldChar w:fldCharType="begin"/>
    </w:r>
    <w:r>
      <w:rPr>
        <w:color w:val="666666"/>
        <w:sz w:val="18"/>
        <w:szCs w:val="18"/>
      </w:rPr>
      <w:instrText>PAGE</w:instrText>
    </w:r>
    <w:r>
      <w:rPr>
        <w:color w:val="666666"/>
        <w:sz w:val="18"/>
        <w:szCs w:val="18"/>
      </w:rPr>
      <w:fldChar w:fldCharType="separate"/>
    </w:r>
    <w:r w:rsidR="00A0751A">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A0751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33AAC" w14:textId="77777777" w:rsidR="00420D6B" w:rsidRDefault="00420D6B">
      <w:r>
        <w:separator/>
      </w:r>
    </w:p>
  </w:footnote>
  <w:footnote w:type="continuationSeparator" w:id="0">
    <w:p w14:paraId="4D074A46" w14:textId="77777777" w:rsidR="00420D6B" w:rsidRDefault="00420D6B">
      <w:r>
        <w:continuationSeparator/>
      </w:r>
    </w:p>
  </w:footnote>
  <w:footnote w:id="1">
    <w:p w14:paraId="4D369570" w14:textId="77777777" w:rsidR="006A2195" w:rsidRPr="00296230" w:rsidRDefault="00FF5A73">
      <w:pPr>
        <w:rPr>
          <w:lang w:val="en-GB"/>
        </w:rPr>
      </w:pPr>
      <w:r>
        <w:rPr>
          <w:rStyle w:val="Rimandonotaapidipagina"/>
        </w:rPr>
        <w:footnoteRef/>
      </w:r>
      <w:r w:rsidRPr="00296230">
        <w:rPr>
          <w:sz w:val="18"/>
          <w:szCs w:val="18"/>
          <w:lang w:val="en-GB"/>
        </w:rPr>
        <w:t>EPI2ME wf-16s: Oxford Nanopore Technologies, https://github.com/epi2me-labs/wf-16s</w:t>
      </w:r>
    </w:p>
  </w:footnote>
  <w:footnote w:id="2">
    <w:p w14:paraId="420FB60A" w14:textId="77777777" w:rsidR="006A2195" w:rsidRPr="00296230" w:rsidRDefault="00FF5A73">
      <w:pPr>
        <w:rPr>
          <w:lang w:val="en-GB"/>
        </w:rPr>
      </w:pPr>
      <w:r>
        <w:rPr>
          <w:rStyle w:val="Rimandonotaapidipagina"/>
        </w:rPr>
        <w:footnoteRef/>
      </w:r>
      <w:r w:rsidRPr="00296230">
        <w:rPr>
          <w:sz w:val="18"/>
          <w:szCs w:val="18"/>
          <w:lang w:val="en-GB"/>
        </w:rPr>
        <w:t>LOREON source code and documentation: https://github.com/iscka/loreon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E4EE" w14:textId="77777777" w:rsidR="006A2195" w:rsidRDefault="00FF5A73">
    <w:pPr>
      <w:pBdr>
        <w:bottom w:val="single" w:sz="6" w:space="1" w:color="1F3864"/>
      </w:pBdr>
    </w:pPr>
    <w:r>
      <w:rPr>
        <w:i/>
        <w:iCs/>
        <w:color w:val="666666"/>
        <w:sz w:val="18"/>
        <w:szCs w:val="18"/>
      </w:rPr>
      <w:t xml:space="preserve">Scarponi et al. | LOREON: </w:t>
    </w:r>
    <w:proofErr w:type="spellStart"/>
    <w:r>
      <w:rPr>
        <w:i/>
        <w:iCs/>
        <w:color w:val="666666"/>
        <w:sz w:val="18"/>
        <w:szCs w:val="18"/>
      </w:rPr>
      <w:t>Accessible</w:t>
    </w:r>
    <w:proofErr w:type="spellEnd"/>
    <w:r>
      <w:rPr>
        <w:i/>
        <w:iCs/>
        <w:color w:val="666666"/>
        <w:sz w:val="18"/>
        <w:szCs w:val="18"/>
      </w:rPr>
      <w:t xml:space="preserve"> ONT </w:t>
    </w:r>
    <w:proofErr w:type="spellStart"/>
    <w:r>
      <w:rPr>
        <w:i/>
        <w:iCs/>
        <w:color w:val="666666"/>
        <w:sz w:val="18"/>
        <w:szCs w:val="18"/>
      </w:rPr>
      <w:t>Metabarcoding</w:t>
    </w:r>
    <w:proofErr w:type="spellEnd"/>
    <w:r>
      <w:rPr>
        <w:i/>
        <w:iCs/>
        <w:color w:val="666666"/>
        <w:sz w:val="18"/>
        <w:szCs w:val="18"/>
      </w:rPr>
      <w:t xml:space="preserv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C11A3"/>
    <w:multiLevelType w:val="hybridMultilevel"/>
    <w:tmpl w:val="81169E94"/>
    <w:lvl w:ilvl="0" w:tplc="3BE2A868">
      <w:start w:val="1"/>
      <w:numFmt w:val="bullet"/>
      <w:lvlText w:val="●"/>
      <w:lvlJc w:val="left"/>
      <w:pPr>
        <w:ind w:left="720" w:hanging="360"/>
      </w:pPr>
    </w:lvl>
    <w:lvl w:ilvl="1" w:tplc="4EA48262">
      <w:start w:val="1"/>
      <w:numFmt w:val="bullet"/>
      <w:lvlText w:val="○"/>
      <w:lvlJc w:val="left"/>
      <w:pPr>
        <w:ind w:left="1440" w:hanging="360"/>
      </w:pPr>
    </w:lvl>
    <w:lvl w:ilvl="2" w:tplc="4C0CD92E">
      <w:start w:val="1"/>
      <w:numFmt w:val="bullet"/>
      <w:lvlText w:val="■"/>
      <w:lvlJc w:val="left"/>
      <w:pPr>
        <w:ind w:left="2160" w:hanging="360"/>
      </w:pPr>
    </w:lvl>
    <w:lvl w:ilvl="3" w:tplc="3FCA79F0">
      <w:start w:val="1"/>
      <w:numFmt w:val="bullet"/>
      <w:lvlText w:val="●"/>
      <w:lvlJc w:val="left"/>
      <w:pPr>
        <w:ind w:left="2880" w:hanging="360"/>
      </w:pPr>
    </w:lvl>
    <w:lvl w:ilvl="4" w:tplc="80C21C36">
      <w:start w:val="1"/>
      <w:numFmt w:val="bullet"/>
      <w:lvlText w:val="○"/>
      <w:lvlJc w:val="left"/>
      <w:pPr>
        <w:ind w:left="3600" w:hanging="360"/>
      </w:pPr>
    </w:lvl>
    <w:lvl w:ilvl="5" w:tplc="96301AAA">
      <w:start w:val="1"/>
      <w:numFmt w:val="bullet"/>
      <w:lvlText w:val="■"/>
      <w:lvlJc w:val="left"/>
      <w:pPr>
        <w:ind w:left="4320" w:hanging="360"/>
      </w:pPr>
    </w:lvl>
    <w:lvl w:ilvl="6" w:tplc="6FC8E8B0">
      <w:start w:val="1"/>
      <w:numFmt w:val="bullet"/>
      <w:lvlText w:val="●"/>
      <w:lvlJc w:val="left"/>
      <w:pPr>
        <w:ind w:left="5040" w:hanging="360"/>
      </w:pPr>
    </w:lvl>
    <w:lvl w:ilvl="7" w:tplc="320C64D2">
      <w:start w:val="1"/>
      <w:numFmt w:val="bullet"/>
      <w:lvlText w:val="●"/>
      <w:lvlJc w:val="left"/>
      <w:pPr>
        <w:ind w:left="5760" w:hanging="360"/>
      </w:pPr>
    </w:lvl>
    <w:lvl w:ilvl="8" w:tplc="695EA82E">
      <w:start w:val="1"/>
      <w:numFmt w:val="bullet"/>
      <w:lvlText w:val="●"/>
      <w:lvlJc w:val="left"/>
      <w:pPr>
        <w:ind w:left="6480" w:hanging="360"/>
      </w:pPr>
    </w:lvl>
  </w:abstractNum>
  <w:num w:numId="1" w16cid:durableId="76265420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cka iscka">
    <w15:presenceInfo w15:providerId="Windows Live" w15:userId="635dfb577bdbce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trackRevision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195"/>
    <w:rsid w:val="000536A0"/>
    <w:rsid w:val="00091832"/>
    <w:rsid w:val="000C22BA"/>
    <w:rsid w:val="000E3B49"/>
    <w:rsid w:val="000F420E"/>
    <w:rsid w:val="00113901"/>
    <w:rsid w:val="00141730"/>
    <w:rsid w:val="00186D4F"/>
    <w:rsid w:val="00206A57"/>
    <w:rsid w:val="00296230"/>
    <w:rsid w:val="002D581F"/>
    <w:rsid w:val="003323F6"/>
    <w:rsid w:val="00342490"/>
    <w:rsid w:val="00360467"/>
    <w:rsid w:val="00397FAB"/>
    <w:rsid w:val="004119F3"/>
    <w:rsid w:val="00420D6B"/>
    <w:rsid w:val="00441299"/>
    <w:rsid w:val="00443768"/>
    <w:rsid w:val="00443AA3"/>
    <w:rsid w:val="004552FE"/>
    <w:rsid w:val="004D256D"/>
    <w:rsid w:val="005458F2"/>
    <w:rsid w:val="00572706"/>
    <w:rsid w:val="005F523E"/>
    <w:rsid w:val="00602277"/>
    <w:rsid w:val="00652E14"/>
    <w:rsid w:val="006936DC"/>
    <w:rsid w:val="00697ACD"/>
    <w:rsid w:val="006A2195"/>
    <w:rsid w:val="00711537"/>
    <w:rsid w:val="007D6084"/>
    <w:rsid w:val="008C39E2"/>
    <w:rsid w:val="0090609B"/>
    <w:rsid w:val="009C23A0"/>
    <w:rsid w:val="009D355C"/>
    <w:rsid w:val="009D487D"/>
    <w:rsid w:val="00A0751A"/>
    <w:rsid w:val="00A20375"/>
    <w:rsid w:val="00A62699"/>
    <w:rsid w:val="00A739EE"/>
    <w:rsid w:val="00AB78C9"/>
    <w:rsid w:val="00AD11B4"/>
    <w:rsid w:val="00C01B12"/>
    <w:rsid w:val="00C313C4"/>
    <w:rsid w:val="00C6114E"/>
    <w:rsid w:val="00C832F0"/>
    <w:rsid w:val="00CA255E"/>
    <w:rsid w:val="00D65229"/>
    <w:rsid w:val="00E0503A"/>
    <w:rsid w:val="00E24022"/>
    <w:rsid w:val="00EF6AAC"/>
    <w:rsid w:val="00F24EE0"/>
    <w:rsid w:val="00F26F87"/>
    <w:rsid w:val="00F5257D"/>
    <w:rsid w:val="00F5469D"/>
    <w:rsid w:val="00F60BB5"/>
    <w:rsid w:val="00F740A0"/>
    <w:rsid w:val="00FC524B"/>
    <w:rsid w:val="00FF5A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20D1"/>
  <w15:docId w15:val="{E1511E1E-3A0E-8C4F-A328-D5560A6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F3864"/>
      <w:sz w:val="28"/>
      <w:szCs w:val="28"/>
    </w:rPr>
  </w:style>
  <w:style w:type="paragraph" w:styleId="Titolo2">
    <w:name w:val="heading 2"/>
    <w:uiPriority w:val="9"/>
    <w:unhideWhenUsed/>
    <w:qFormat/>
    <w:pPr>
      <w:spacing w:before="240" w:after="120"/>
      <w:outlineLvl w:val="1"/>
    </w:pPr>
    <w:rPr>
      <w:b/>
      <w:bCs/>
      <w:color w:val="2E5090"/>
      <w:sz w:val="24"/>
      <w:szCs w:val="24"/>
    </w:rPr>
  </w:style>
  <w:style w:type="paragraph" w:styleId="Titolo3">
    <w:name w:val="heading 3"/>
    <w:uiPriority w:val="9"/>
    <w:semiHidden/>
    <w:unhideWhenUsed/>
    <w:qFormat/>
    <w:pPr>
      <w:spacing w:before="180" w:after="80"/>
      <w:outlineLvl w:val="2"/>
    </w:pPr>
    <w:rPr>
      <w:b/>
      <w:bCs/>
      <w:i/>
      <w:iCs/>
      <w:color w:val="2E5090"/>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8C3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2C5EF-D571-4597-8170-17AE9B111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20</Pages>
  <Words>7284</Words>
  <Characters>45604</Characters>
  <Application>Microsoft Office Word</Application>
  <DocSecurity>0</DocSecurity>
  <Lines>800</Lines>
  <Paragraphs>267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Iscka iscka</cp:lastModifiedBy>
  <cp:revision>14</cp:revision>
  <dcterms:created xsi:type="dcterms:W3CDTF">2026-04-23T14:52:00Z</dcterms:created>
  <dcterms:modified xsi:type="dcterms:W3CDTF">2026-04-27T11:12:00Z</dcterms:modified>
</cp:coreProperties>
</file>